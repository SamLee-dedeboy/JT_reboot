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pPr>
      <w:bookmarkStart w:colFirst="0" w:colLast="0" w:name="_9drpxizcpmva" w:id="0"/>
      <w:bookmarkEnd w:id="0"/>
      <w:r w:rsidDel="00000000" w:rsidR="00000000" w:rsidRPr="00000000">
        <w:rPr>
          <w:rtl w:val="0"/>
        </w:rPr>
        <w:t xml:space="preserve">The Story Behind the Criterion:</w:t>
      </w:r>
    </w:p>
    <w:p w:rsidR="00000000" w:rsidDel="00000000" w:rsidP="00000000" w:rsidRDefault="00000000" w:rsidRPr="00000000" w14:paraId="00000002">
      <w:pPr>
        <w:pStyle w:val="Title"/>
        <w:jc w:val="center"/>
        <w:rPr/>
      </w:pPr>
      <w:bookmarkStart w:colFirst="0" w:colLast="0" w:name="_ba6u7llvn2il" w:id="1"/>
      <w:bookmarkEnd w:id="1"/>
      <w:r w:rsidDel="00000000" w:rsidR="00000000" w:rsidRPr="00000000">
        <w:rPr>
          <w:rtl w:val="0"/>
        </w:rPr>
        <w:t xml:space="preserve">Eco-Cultural Restoration and Indigenous Sovereignty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pStyle w:val="Subtitle"/>
        <w:jc w:val="center"/>
        <w:rPr>
          <w:rFonts w:ascii="Proxima Nova" w:cs="Proxima Nova" w:eastAsia="Proxima Nova" w:hAnsi="Proxima Nova"/>
          <w:color w:val="000000"/>
        </w:rPr>
      </w:pPr>
      <w:bookmarkStart w:colFirst="0" w:colLast="0" w:name="_js0n1a6dft33" w:id="2"/>
      <w:bookmarkEnd w:id="2"/>
      <w:r w:rsidDel="00000000" w:rsidR="00000000" w:rsidRPr="00000000">
        <w:rPr>
          <w:rFonts w:ascii="Proxima Nova" w:cs="Proxima Nova" w:eastAsia="Proxima Nova" w:hAnsi="Proxima Nova"/>
          <w:color w:val="000000"/>
          <w:rtl w:val="0"/>
        </w:rPr>
        <w:t xml:space="preserve">Just Transitions in the Delta: Drought, Sea-Level Rise, and Salinity</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University of California Multicampus Research Programs and Initiatives</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Prepared by</w:t>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Social Science Team </w:t>
      </w:r>
    </w:p>
    <w:p w:rsidR="00000000" w:rsidDel="00000000" w:rsidP="00000000" w:rsidRDefault="00000000" w:rsidRPr="00000000" w14:paraId="0000000B">
      <w:pPr>
        <w:jc w:val="center"/>
        <w:rPr>
          <w:sz w:val="24"/>
          <w:szCs w:val="24"/>
          <w:highlight w:val="yellow"/>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University of California, Davis</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September, 2026</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br w:type="page"/>
      </w:r>
      <w:r w:rsidDel="00000000" w:rsidR="00000000" w:rsidRPr="00000000">
        <w:rPr>
          <w:rtl w:val="0"/>
        </w:rPr>
      </w:r>
    </w:p>
    <w:sdt>
      <w:sdtPr>
        <w:id w:val="1036047416"/>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autafs3zsv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What is the criterion: Eco-cultural Restoration and Indigenous Sovereignty?</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z2w2i9ddcf">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Definitions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b6hgqua5sd">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Why does this criterion matter?</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m9cqggl1eq">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How was this criterion constructed?</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9mot9dygch">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What are the components of this criterion?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nx7igc8z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A: Restoration of Native Ecosystems and Ecosystem Functions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600tftha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B: Increased Access to Landscapes for Stewardship, Subsistence, Ceremony, and Cultural Practices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9jri3lx7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C: Implementation and Application of Indigenous Science / TEK</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jcytj9mb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 D: Recognition and Application of Indigenous Sovereignty, Tribal Governance, and Rights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z2m2ynqqrw3">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Metric A: Restoration of Native Ecosystems and Ecosystem Functions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p46svhlv1x">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Location of Measurement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iwxj0dfec">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o0jnx1j8x6">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Results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zk1j342qf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 B: Increased Access to Landscapes for Stewardship, Subsistence, Ceremony, and Cultural Practices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3iiuwvuaee">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Location of Measurement</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y60il91qxk">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qx4qv6m2l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Results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5dthx3dc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forms of land access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5coyceja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Tribal Ownership</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hu6jsfzm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 Trust Partnership</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qwzkxoba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Conservation Easement (CE)</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ae4krhid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Conservation Easement (CCE)</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8newbmwo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Memoranda of Understanding (MOU) and Memoranda of Agreement (MOA)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s4u1au85yn">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Location of Measurement</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snvf8scazh">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v4jd2l9w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7844l7nb0y6">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Metric D: Recognition and Application of Indigenous Sovereignty, Tribal Governance, and Rights.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s7zqno39ww">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Location of Measurement</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xx3s76ralu">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Methods</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bo9sjeuf0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ap026urp6q9">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Comparative Scenario Performance Ranking</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fxvj8s6jzf">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Implications and Discussion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jc w:val="center"/>
        <w:rPr>
          <w:sz w:val="24"/>
          <w:szCs w:val="24"/>
        </w:rPr>
      </w:pPr>
      <w:r w:rsidDel="00000000" w:rsidR="00000000" w:rsidRPr="00000000">
        <w:rPr>
          <w:rtl w:val="0"/>
        </w:rPr>
      </w:r>
    </w:p>
    <w:p w:rsidR="00000000" w:rsidDel="00000000" w:rsidP="00000000" w:rsidRDefault="00000000" w:rsidRPr="00000000" w14:paraId="00000031">
      <w:pPr>
        <w:pStyle w:val="Heading1"/>
        <w:rPr/>
      </w:pPr>
      <w:bookmarkStart w:colFirst="0" w:colLast="0" w:name="_9a27rb9ew3j8" w:id="3"/>
      <w:bookmarkEnd w:id="3"/>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oautafs3zsvr" w:id="4"/>
      <w:bookmarkEnd w:id="4"/>
      <w:r w:rsidDel="00000000" w:rsidR="00000000" w:rsidRPr="00000000">
        <w:rPr>
          <w:rtl w:val="0"/>
        </w:rPr>
        <w:t xml:space="preserve">What is the criterion: Eco-cultural Restoration and Indigenous Sovereignty? </w:t>
      </w:r>
    </w:p>
    <w:p w:rsidR="00000000" w:rsidDel="00000000" w:rsidP="00000000" w:rsidRDefault="00000000" w:rsidRPr="00000000" w14:paraId="00000033">
      <w:pPr>
        <w:pStyle w:val="Heading2"/>
        <w:rPr/>
      </w:pPr>
      <w:bookmarkStart w:colFirst="0" w:colLast="0" w:name="_1rz2w2i9ddcf" w:id="5"/>
      <w:bookmarkEnd w:id="5"/>
      <w:r w:rsidDel="00000000" w:rsidR="00000000" w:rsidRPr="00000000">
        <w:rPr>
          <w:rtl w:val="0"/>
        </w:rPr>
        <w:t xml:space="preserve">Definitions</w:t>
      </w:r>
    </w:p>
    <w:p w:rsidR="00000000" w:rsidDel="00000000" w:rsidP="00000000" w:rsidRDefault="00000000" w:rsidRPr="00000000" w14:paraId="00000034">
      <w:pPr>
        <w:rPr>
          <w:sz w:val="24"/>
          <w:szCs w:val="24"/>
        </w:rPr>
      </w:pPr>
      <w:r w:rsidDel="00000000" w:rsidR="00000000" w:rsidRPr="00000000">
        <w:rPr>
          <w:sz w:val="24"/>
          <w:szCs w:val="24"/>
          <w:rtl w:val="0"/>
        </w:rPr>
        <w:t xml:space="preserve">A just transition is "ensuring that no one is left behind or pushed behind in the transition to low-carbon and environmentally sustainable economies and societies" (Committee for Development Policy, 2023, p. 1). </w:t>
      </w:r>
      <w:r w:rsidDel="00000000" w:rsidR="00000000" w:rsidRPr="00000000">
        <w:rPr>
          <w:rtl w:val="0"/>
        </w:rPr>
        <w:t xml:space="preserve">To ensure no one is left behind or pushed back</w:t>
      </w:r>
      <w:r w:rsidDel="00000000" w:rsidR="00000000" w:rsidRPr="00000000">
        <w:rPr>
          <w:sz w:val="24"/>
          <w:szCs w:val="24"/>
          <w:rtl w:val="0"/>
        </w:rPr>
        <w:t xml:space="preserve">, historical wrongdoings, including exclusion and underrepresentation, must be accounted for. An integral part of this is ensuring Tribal and Indigenous communities are recognized, respected, and included in decision-making. Therefore, eco-cultural restoration and Indigenous sovereignty are important pillars within a broader just transition.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The Just Transitions in the Delta team seeks to evaluate how different salinity management strategies may facilitate eco-cultural restoration and Indigenous sovereignty. Building upon existing eco-cultural restoration work in the Delta, this project utilizes the Delta Island Adaptations definition for eco-cultural restoration (</w:t>
      </w:r>
      <w:hyperlink r:id="rId8">
        <w:r w:rsidDel="00000000" w:rsidR="00000000" w:rsidRPr="00000000">
          <w:rPr>
            <w:color w:val="1155cc"/>
            <w:sz w:val="24"/>
            <w:szCs w:val="24"/>
            <w:u w:val="single"/>
            <w:rtl w:val="0"/>
          </w:rPr>
          <w:t xml:space="preserve">2022</w:t>
        </w:r>
      </w:hyperlink>
      <w:r w:rsidDel="00000000" w:rsidR="00000000" w:rsidRPr="00000000">
        <w:rPr>
          <w:rtl w:val="0"/>
        </w:rPr>
        <w:t xml:space="preserve">, A</w:t>
      </w:r>
      <w:r w:rsidDel="00000000" w:rsidR="00000000" w:rsidRPr="00000000">
        <w:rPr>
          <w:rtl w:val="0"/>
        </w:rPr>
        <w:t xml:space="preserve">ppendix D)</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Ecocultural restoration entails working to restore ecosystems and Indigenous human cultures simultaneously, as interconnected and reciprocal processes. It is the intentional inclusion of cultural restoration and reparation into ecological restoration planning, design</w:t>
      </w:r>
      <w:r w:rsidDel="00000000" w:rsidR="00000000" w:rsidRPr="00000000">
        <w:rPr>
          <w:rtl w:val="0"/>
        </w:rPr>
        <w:t xml:space="preserve">,</w:t>
      </w:r>
      <w:r w:rsidDel="00000000" w:rsidR="00000000" w:rsidRPr="00000000">
        <w:rPr>
          <w:sz w:val="24"/>
          <w:szCs w:val="24"/>
          <w:rtl w:val="0"/>
        </w:rPr>
        <w:t xml:space="preserve"> and stewardship. In the Delta, this entails engaging Indigenous people in ecological planning and design efforts so that ecocultural restoration might occur in a collaborative, equitable</w:t>
      </w:r>
      <w:r w:rsidDel="00000000" w:rsidR="00000000" w:rsidRPr="00000000">
        <w:rPr>
          <w:rtl w:val="0"/>
        </w:rPr>
        <w:t xml:space="preserve">,</w:t>
      </w:r>
      <w:r w:rsidDel="00000000" w:rsidR="00000000" w:rsidRPr="00000000">
        <w:rPr>
          <w:sz w:val="24"/>
          <w:szCs w:val="24"/>
          <w:rtl w:val="0"/>
        </w:rPr>
        <w:t xml:space="preserve"> and self-determined manner.</w:t>
      </w:r>
    </w:p>
    <w:p w:rsidR="00000000" w:rsidDel="00000000" w:rsidP="00000000" w:rsidRDefault="00000000" w:rsidRPr="00000000" w14:paraId="00000038">
      <w:pPr>
        <w:rPr/>
      </w:pPr>
      <w:r w:rsidDel="00000000" w:rsidR="00000000" w:rsidRPr="00000000">
        <w:rPr>
          <w:rtl w:val="0"/>
        </w:rPr>
        <w:t xml:space="preserve">Delta Island Adaptations (</w:t>
      </w:r>
      <w:commentRangeStart w:id="0"/>
      <w:commentRangeStart w:id="1"/>
      <w:hyperlink r:id="rId9">
        <w:r w:rsidDel="00000000" w:rsidR="00000000" w:rsidRPr="00000000">
          <w:rPr>
            <w:color w:val="1155cc"/>
            <w:u w:val="single"/>
            <w:rtl w:val="0"/>
          </w:rPr>
          <w:t xml:space="preserve">2022</w:t>
        </w:r>
      </w:hyperlink>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Appendix D</w:t>
      </w:r>
      <w:r w:rsidDel="00000000" w:rsidR="00000000" w:rsidRPr="00000000">
        <w:rPr>
          <w:rtl w:val="0"/>
        </w:rPr>
        <w:t xml:space="preserve">) further </w:t>
      </w:r>
      <w:r w:rsidDel="00000000" w:rsidR="00000000" w:rsidRPr="00000000">
        <w:rPr>
          <w:rtl w:val="0"/>
        </w:rPr>
        <w:t xml:space="preserve">explains</w:t>
      </w:r>
      <w:r w:rsidDel="00000000" w:rsidR="00000000" w:rsidRPr="00000000">
        <w:rPr>
          <w:rtl w:val="0"/>
        </w:rPr>
        <w:t xml:space="preserve"> that "Indigenous-led ecocultural restoration involves upholding Indigenous responsibilities to place and kinship systems, and applying process-based approaches for restoration and enhancement to achieve ecocultural resilience."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The definition of Indigenous sovereignty adopted by the Just Transitions in the Delta team is adopted from Cobb (2008): "At base, sovereignty is a nation's power to self-govern, to determine its own way of life, and to live that life - to whatever extent possible - free from interference. This is no different for tribal sovereignty, which by and large shares the attributes and characteristics of sovereignty… The sovereignty of Native nations is inherent and ancient."  </w:t>
      </w:r>
    </w:p>
    <w:p w:rsidR="00000000" w:rsidDel="00000000" w:rsidP="00000000" w:rsidRDefault="00000000" w:rsidRPr="00000000" w14:paraId="0000003B">
      <w:pPr>
        <w:pStyle w:val="Heading1"/>
        <w:rPr/>
      </w:pPr>
      <w:bookmarkStart w:colFirst="0" w:colLast="0" w:name="_seb6hgqua5sd" w:id="6"/>
      <w:bookmarkEnd w:id="6"/>
      <w:r w:rsidDel="00000000" w:rsidR="00000000" w:rsidRPr="00000000">
        <w:rPr>
          <w:rtl w:val="0"/>
        </w:rPr>
        <w:t xml:space="preserve">Why does this criterion matter?</w:t>
      </w:r>
    </w:p>
    <w:p w:rsidR="00000000" w:rsidDel="00000000" w:rsidP="00000000" w:rsidRDefault="00000000" w:rsidRPr="00000000" w14:paraId="0000003C">
      <w:pPr>
        <w:rPr/>
      </w:pPr>
      <w:r w:rsidDel="00000000" w:rsidR="00000000" w:rsidRPr="00000000">
        <w:rPr>
          <w:sz w:val="24"/>
          <w:szCs w:val="24"/>
          <w:rtl w:val="0"/>
        </w:rPr>
        <w:t xml:space="preserve">Prior to colonization, the Sacramento-San Joaquin Delta (hereafter "Delta") was home to many Tribes, including the Bay Miwok, Coast Miwok, Plains Miwok, Maidu, Nisenan, Ohlone, Patwin, Pomo, Wappo, Wintun, and Yokuts (D</w:t>
      </w:r>
      <w:r w:rsidDel="00000000" w:rsidR="00000000" w:rsidRPr="00000000">
        <w:rPr>
          <w:rtl w:val="0"/>
        </w:rPr>
        <w:t xml:space="preserve">elta Stewardship Council, 2025</w:t>
      </w:r>
      <w:r w:rsidDel="00000000" w:rsidR="00000000" w:rsidRPr="00000000">
        <w:rPr>
          <w:sz w:val="24"/>
          <w:szCs w:val="24"/>
          <w:rtl w:val="0"/>
        </w:rPr>
        <w:t xml:space="preserve">). Indigenous communities throughout the Delta watershed and California have deep connections to the land, water, and non-human life forms that inhabit the area (</w:t>
      </w:r>
      <w:r w:rsidDel="00000000" w:rsidR="00000000" w:rsidRPr="00000000">
        <w:rPr>
          <w:rtl w:val="0"/>
        </w:rPr>
        <w:t xml:space="preserve">Delta Stewardship Council, 2025)</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First and foremost, as independent</w:t>
      </w:r>
      <w:commentRangeStart w:id="2"/>
      <w:r w:rsidDel="00000000" w:rsidR="00000000" w:rsidRPr="00000000">
        <w:rPr>
          <w:sz w:val="24"/>
          <w:szCs w:val="24"/>
          <w:rtl w:val="0"/>
        </w:rPr>
        <w:t xml:space="preserve"> </w:t>
      </w:r>
      <w:commentRangeStart w:id="3"/>
      <w:r w:rsidDel="00000000" w:rsidR="00000000" w:rsidRPr="00000000">
        <w:rPr>
          <w:sz w:val="24"/>
          <w:szCs w:val="24"/>
          <w:rtl w:val="0"/>
        </w:rPr>
        <w:t xml:space="preserve">rightsholders</w:t>
      </w:r>
      <w:commentRangeEnd w:id="2"/>
      <w:r w:rsidDel="00000000" w:rsidR="00000000" w:rsidRPr="00000000">
        <w:commentReference w:id="2"/>
      </w:r>
      <w:commentRangeEnd w:id="3"/>
      <w:r w:rsidDel="00000000" w:rsidR="00000000" w:rsidRPr="00000000">
        <w:commentReference w:id="3"/>
      </w:r>
      <w:r w:rsidDel="00000000" w:rsidR="00000000" w:rsidRPr="00000000">
        <w:rPr>
          <w:sz w:val="24"/>
          <w:szCs w:val="24"/>
          <w:rtl w:val="0"/>
        </w:rPr>
        <w:t xml:space="preserve">, Indigenous communities' values and perspectives need to be incorporated in Delta decision-making. </w:t>
      </w:r>
      <w:r w:rsidDel="00000000" w:rsidR="00000000" w:rsidRPr="00000000">
        <w:rPr>
          <w:rtl w:val="0"/>
        </w:rPr>
        <w:t xml:space="preserve">Non-human life forms across the </w:t>
      </w:r>
      <w:r w:rsidDel="00000000" w:rsidR="00000000" w:rsidRPr="00000000">
        <w:rPr>
          <w:sz w:val="24"/>
          <w:szCs w:val="24"/>
          <w:rtl w:val="0"/>
        </w:rPr>
        <w:t xml:space="preserve">Delta watershed, as well as the flow of water itself, are deeply tied to Indigenous </w:t>
      </w:r>
      <w:r w:rsidDel="00000000" w:rsidR="00000000" w:rsidRPr="00000000">
        <w:rPr>
          <w:rtl w:val="0"/>
        </w:rPr>
        <w:t xml:space="preserve">worldviews (Hankins, 2018). </w:t>
      </w:r>
      <w:r w:rsidDel="00000000" w:rsidR="00000000" w:rsidRPr="00000000">
        <w:rPr>
          <w:sz w:val="24"/>
          <w:szCs w:val="24"/>
          <w:rtl w:val="0"/>
        </w:rPr>
        <w:t xml:space="preserve"> A just transition in the Delta cannot occur without </w:t>
      </w:r>
      <w:r w:rsidDel="00000000" w:rsidR="00000000" w:rsidRPr="00000000">
        <w:rPr>
          <w:rtl w:val="0"/>
        </w:rPr>
        <w:t xml:space="preserve">Indigenous leadership, involvement, and inclusion</w:t>
      </w:r>
      <w:r w:rsidDel="00000000" w:rsidR="00000000" w:rsidRPr="00000000">
        <w:rPr>
          <w:sz w:val="24"/>
          <w:szCs w:val="24"/>
          <w:rtl w:val="0"/>
        </w:rPr>
        <w:t xml:space="preserve">.</w:t>
      </w:r>
    </w:p>
    <w:p w:rsidR="00000000" w:rsidDel="00000000" w:rsidP="00000000" w:rsidRDefault="00000000" w:rsidRPr="00000000" w14:paraId="0000003F">
      <w:pPr>
        <w:pStyle w:val="Heading1"/>
        <w:rPr>
          <w:sz w:val="24"/>
          <w:szCs w:val="24"/>
        </w:rPr>
      </w:pPr>
      <w:bookmarkStart w:colFirst="0" w:colLast="0" w:name="_5mm9cqggl1eq" w:id="7"/>
      <w:bookmarkEnd w:id="7"/>
      <w:r w:rsidDel="00000000" w:rsidR="00000000" w:rsidRPr="00000000">
        <w:rPr>
          <w:rtl w:val="0"/>
        </w:rPr>
        <w:t xml:space="preserve">How was this criterion constructed?</w:t>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sz w:val="24"/>
          <w:szCs w:val="24"/>
          <w:rtl w:val="0"/>
        </w:rPr>
        <w:t xml:space="preserve">As part of a commitment to </w:t>
      </w:r>
      <w:r w:rsidDel="00000000" w:rsidR="00000000" w:rsidRPr="00000000">
        <w:rPr>
          <w:rtl w:val="0"/>
        </w:rPr>
        <w:t xml:space="preserve">spotlight historically underrepresented or intentionally excluded communities, the Just Transitions in the Delta team intentionally set out to invite people and groups who have typically not been as involved in Delta decision-making processes. This included reviewing public comments </w:t>
      </w:r>
      <w:r w:rsidDel="00000000" w:rsidR="00000000" w:rsidRPr="00000000">
        <w:rPr>
          <w:rtl w:val="0"/>
        </w:rPr>
        <w:t xml:space="preserve">and meeting attendees from previous Delta decision-making processes, such as the 2019 WaterFix Hearing and</w:t>
      </w:r>
      <w:r w:rsidDel="00000000" w:rsidR="00000000" w:rsidRPr="00000000">
        <w:rPr>
          <w:rtl w:val="0"/>
        </w:rPr>
        <w:t xml:space="preserve"> the 2023 Temporary Urgency Change </w:t>
      </w:r>
      <w:r w:rsidDel="00000000" w:rsidR="00000000" w:rsidRPr="00000000">
        <w:rPr>
          <w:rtl w:val="0"/>
        </w:rPr>
        <w:t xml:space="preserve">Petitions</w:t>
      </w:r>
      <w:r w:rsidDel="00000000" w:rsidR="00000000" w:rsidRPr="00000000">
        <w:rPr>
          <w:rtl w:val="0"/>
        </w:rPr>
        <w:t xml:space="preserve">. Additionally, the team </w:t>
      </w:r>
      <w:r w:rsidDel="00000000" w:rsidR="00000000" w:rsidRPr="00000000">
        <w:rPr>
          <w:rtl w:val="0"/>
        </w:rPr>
        <w:t xml:space="preserve">held specific meetings with Indigenous communities to build trust and create </w:t>
      </w:r>
      <w:r w:rsidDel="00000000" w:rsidR="00000000" w:rsidRPr="00000000">
        <w:rPr>
          <w:rtl w:val="0"/>
        </w:rPr>
        <w:t xml:space="preserve">a more welcoming listening environment. </w:t>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sz w:val="24"/>
          <w:szCs w:val="24"/>
          <w:rtl w:val="0"/>
        </w:rPr>
        <w:t xml:space="preserve">In a round of semi-structured interviews, the Just Transitions in the Delta team specifically invited members of Indigenous communities to participate to ensure Indigenous perspectives and Traditional Ecological Knowledge (TEK) </w:t>
      </w:r>
      <w:r w:rsidDel="00000000" w:rsidR="00000000" w:rsidRPr="00000000">
        <w:rPr>
          <w:rtl w:val="0"/>
        </w:rPr>
        <w:t xml:space="preserve">were</w:t>
      </w:r>
      <w:r w:rsidDel="00000000" w:rsidR="00000000" w:rsidRPr="00000000">
        <w:rPr>
          <w:sz w:val="24"/>
          <w:szCs w:val="24"/>
          <w:rtl w:val="0"/>
        </w:rPr>
        <w:t xml:space="preserve"> incorporated in</w:t>
      </w:r>
      <w:r w:rsidDel="00000000" w:rsidR="00000000" w:rsidRPr="00000000">
        <w:rPr>
          <w:rtl w:val="0"/>
        </w:rPr>
        <w:t xml:space="preserve">to the research from the beginning. The team used interview findings</w:t>
      </w:r>
      <w:r w:rsidDel="00000000" w:rsidR="00000000" w:rsidRPr="00000000">
        <w:rPr>
          <w:sz w:val="24"/>
          <w:szCs w:val="24"/>
          <w:rtl w:val="0"/>
        </w:rPr>
        <w:t xml:space="preserve"> to inform preliminary scenario narratives.</w:t>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During evaluation criterion development, the Just Transitions in the Delta team cross-referenced synthesized interview results, existing literature, and personal conversations with Indigenous community members participating in the Just Transitions Advisory Committee to develop Figure 1. The diagram reflects how eco-cultural restoration and </w:t>
      </w:r>
      <w:r w:rsidDel="00000000" w:rsidR="00000000" w:rsidRPr="00000000">
        <w:rPr>
          <w:rtl w:val="0"/>
        </w:rPr>
        <w:t xml:space="preserve">Indigenous </w:t>
      </w:r>
      <w:r w:rsidDel="00000000" w:rsidR="00000000" w:rsidRPr="00000000">
        <w:rPr>
          <w:sz w:val="24"/>
          <w:szCs w:val="24"/>
          <w:rtl w:val="0"/>
        </w:rPr>
        <w:t xml:space="preserve">sovereignty are interrelated. The diagram was vetted and discussed by participants at the first Tribal Workshop held by the Just Transitions in the Delta team in November, 2024.</w:t>
      </w:r>
      <w:r w:rsidDel="00000000" w:rsidR="00000000" w:rsidRPr="00000000">
        <w:rPr>
          <w:rtl w:val="0"/>
        </w:rPr>
        <w:t xml:space="preserve"> </w:t>
      </w:r>
      <w:r w:rsidDel="00000000" w:rsidR="00000000" w:rsidRPr="00000000">
        <w:rPr>
          <w:sz w:val="24"/>
          <w:szCs w:val="24"/>
          <w:rtl w:val="0"/>
        </w:rPr>
        <w:t xml:space="preserve">With this feedback, the project team further synthesized the diagram into four categories that make up  the final metrics of this criterion:</w:t>
      </w:r>
    </w:p>
    <w:p w:rsidR="00000000" w:rsidDel="00000000" w:rsidP="00000000" w:rsidRDefault="00000000" w:rsidRPr="00000000" w14:paraId="00000045">
      <w:pPr>
        <w:numPr>
          <w:ilvl w:val="0"/>
          <w:numId w:val="11"/>
        </w:numPr>
        <w:ind w:left="720" w:hanging="360"/>
        <w:rPr>
          <w:sz w:val="24"/>
          <w:szCs w:val="24"/>
        </w:rPr>
      </w:pPr>
      <w:r w:rsidDel="00000000" w:rsidR="00000000" w:rsidRPr="00000000">
        <w:rPr>
          <w:sz w:val="24"/>
          <w:szCs w:val="24"/>
          <w:rtl w:val="0"/>
        </w:rPr>
        <w:t xml:space="preserve">Restoration of Native Ecosystems and Ecosystem Functions</w:t>
      </w:r>
    </w:p>
    <w:p w:rsidR="00000000" w:rsidDel="00000000" w:rsidP="00000000" w:rsidRDefault="00000000" w:rsidRPr="00000000" w14:paraId="00000046">
      <w:pPr>
        <w:numPr>
          <w:ilvl w:val="0"/>
          <w:numId w:val="11"/>
        </w:numPr>
        <w:ind w:left="720" w:hanging="360"/>
        <w:rPr>
          <w:sz w:val="24"/>
          <w:szCs w:val="24"/>
        </w:rPr>
      </w:pPr>
      <w:r w:rsidDel="00000000" w:rsidR="00000000" w:rsidRPr="00000000">
        <w:rPr>
          <w:sz w:val="24"/>
          <w:szCs w:val="24"/>
          <w:rtl w:val="0"/>
        </w:rPr>
        <w:t xml:space="preserve">Increased access to Landscapes for Stewardship, Subsistence, Ceremony, and Cultural Practices</w:t>
      </w:r>
    </w:p>
    <w:p w:rsidR="00000000" w:rsidDel="00000000" w:rsidP="00000000" w:rsidRDefault="00000000" w:rsidRPr="00000000" w14:paraId="00000047">
      <w:pPr>
        <w:numPr>
          <w:ilvl w:val="0"/>
          <w:numId w:val="11"/>
        </w:numPr>
        <w:ind w:left="720" w:hanging="360"/>
        <w:rPr>
          <w:sz w:val="24"/>
          <w:szCs w:val="24"/>
        </w:rPr>
      </w:pPr>
      <w:r w:rsidDel="00000000" w:rsidR="00000000" w:rsidRPr="00000000">
        <w:rPr>
          <w:sz w:val="24"/>
          <w:szCs w:val="24"/>
          <w:rtl w:val="0"/>
        </w:rPr>
        <w:t xml:space="preserve">Implementation and Application of Indigenous Science / TEK</w:t>
      </w:r>
    </w:p>
    <w:p w:rsidR="00000000" w:rsidDel="00000000" w:rsidP="00000000" w:rsidRDefault="00000000" w:rsidRPr="00000000" w14:paraId="00000048">
      <w:pPr>
        <w:numPr>
          <w:ilvl w:val="0"/>
          <w:numId w:val="11"/>
        </w:numPr>
        <w:ind w:left="720" w:hanging="360"/>
        <w:rPr>
          <w:sz w:val="24"/>
          <w:szCs w:val="24"/>
        </w:rPr>
      </w:pPr>
      <w:r w:rsidDel="00000000" w:rsidR="00000000" w:rsidRPr="00000000">
        <w:rPr>
          <w:sz w:val="24"/>
          <w:szCs w:val="24"/>
          <w:rtl w:val="0"/>
        </w:rPr>
        <w:t xml:space="preserve">Recognition and application of Indigenous sovereignty, Tribal governance, and rights</w:t>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4700588" cy="4837688"/>
            <wp:effectExtent b="0" l="0" r="0" t="0"/>
            <wp:docPr id="1" name="image1.jpg"/>
            <a:graphic>
              <a:graphicData uri="http://schemas.openxmlformats.org/drawingml/2006/picture">
                <pic:pic>
                  <pic:nvPicPr>
                    <pic:cNvPr id="0" name="image1.jpg"/>
                    <pic:cNvPicPr preferRelativeResize="0"/>
                  </pic:nvPicPr>
                  <pic:blipFill>
                    <a:blip r:embed="rId10"/>
                    <a:srcRect b="0" l="3088" r="0" t="0"/>
                    <a:stretch>
                      <a:fillRect/>
                    </a:stretch>
                  </pic:blipFill>
                  <pic:spPr>
                    <a:xfrm>
                      <a:off x="0" y="0"/>
                      <a:ext cx="4700588" cy="48376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sz w:val="20"/>
          <w:szCs w:val="20"/>
          <w:rtl w:val="0"/>
        </w:rPr>
        <w:t xml:space="preserve">Figure 1. Just Transitions in the Delta Reciprocal components of Eco-cultural Restoration and Indigenous Sovereignty. This diagram was developed based on interviews and workshop participation by indigenous people and tribal representatives in the early stages of the project.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sz w:val="24"/>
          <w:szCs w:val="24"/>
          <w:rtl w:val="0"/>
        </w:rPr>
        <w:t xml:space="preserve">All </w:t>
      </w:r>
      <w:r w:rsidDel="00000000" w:rsidR="00000000" w:rsidRPr="00000000">
        <w:rPr>
          <w:rtl w:val="0"/>
        </w:rPr>
        <w:t xml:space="preserve">iterated evaluation criteria were presented at two workshops in June 2025, one was a broader public workshop intended for all, and the other was a specific Tribal workshop, tailored to receive feedback from Indigenous community members regarding this metric. </w:t>
      </w:r>
    </w:p>
    <w:p w:rsidR="00000000" w:rsidDel="00000000" w:rsidP="00000000" w:rsidRDefault="00000000" w:rsidRPr="00000000" w14:paraId="0000004E">
      <w:pPr>
        <w:rPr>
          <w:sz w:val="24"/>
          <w:szCs w:val="24"/>
        </w:rPr>
      </w:pPr>
      <w:r w:rsidDel="00000000" w:rsidR="00000000" w:rsidRPr="00000000">
        <w:rPr>
          <w:rtl w:val="0"/>
        </w:rPr>
        <w:t xml:space="preserve">Across both workshops,</w:t>
      </w:r>
      <w:r w:rsidDel="00000000" w:rsidR="00000000" w:rsidRPr="00000000">
        <w:rPr>
          <w:sz w:val="24"/>
          <w:szCs w:val="24"/>
          <w:rtl w:val="0"/>
        </w:rPr>
        <w:t xml:space="preserve"> participants generally shared positive feedback on this evaluation criterion (in terms of covering what is important and integrating all categories). They shared that all metrics within the criterion were equally important and interdependent. Some elements participants shared they would like to see reflected in the criterion included food sovereignty, data sovereignty, and education for youth on the legacies and injustices of colonialism within Recognition and Application of Indigenous Sovereignty. Within Alignment and Application of TEK, participants suggested adding: </w:t>
      </w:r>
      <w:r w:rsidDel="00000000" w:rsidR="00000000" w:rsidRPr="00000000">
        <w:rPr>
          <w:rtl w:val="0"/>
        </w:rPr>
        <w:t xml:space="preserve">ensuring</w:t>
      </w:r>
      <w:r w:rsidDel="00000000" w:rsidR="00000000" w:rsidRPr="00000000">
        <w:rPr>
          <w:sz w:val="24"/>
          <w:szCs w:val="24"/>
          <w:rtl w:val="0"/>
        </w:rPr>
        <w:t xml:space="preserve"> privacy/ability to perform TEK without being photographed. This could be achieved through site selection (i.e., Tribes selecting sites that offer more privacy) or creation of buffer zones. </w:t>
      </w:r>
      <w:r w:rsidDel="00000000" w:rsidR="00000000" w:rsidRPr="00000000">
        <w:rPr>
          <w:rtl w:val="0"/>
        </w:rPr>
        <w:t xml:space="preserve">We later incorporated this feedback </w:t>
      </w:r>
      <w:r w:rsidDel="00000000" w:rsidR="00000000" w:rsidRPr="00000000">
        <w:rPr>
          <w:sz w:val="24"/>
          <w:szCs w:val="24"/>
          <w:rtl w:val="0"/>
        </w:rPr>
        <w:t xml:space="preserve">into the corresponding criterion.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w:t>
      </w:r>
      <w:r w:rsidDel="00000000" w:rsidR="00000000" w:rsidRPr="00000000">
        <w:rPr>
          <w:sz w:val="24"/>
          <w:szCs w:val="24"/>
          <w:rtl w:val="0"/>
        </w:rPr>
        <w:t xml:space="preserve">December of 2025, the social science team attended a Tribal Workshop facilitated by the Col</w:t>
      </w:r>
      <w:r w:rsidDel="00000000" w:rsidR="00000000" w:rsidRPr="00000000">
        <w:rPr>
          <w:rtl w:val="0"/>
        </w:rPr>
        <w:t xml:space="preserve">laboratory for Equity in Water Allocation (</w:t>
      </w:r>
      <w:r w:rsidDel="00000000" w:rsidR="00000000" w:rsidRPr="00000000">
        <w:rPr>
          <w:sz w:val="24"/>
          <w:szCs w:val="24"/>
          <w:rtl w:val="0"/>
        </w:rPr>
        <w:t xml:space="preserve">COEQWAL</w:t>
      </w:r>
      <w:r w:rsidDel="00000000" w:rsidR="00000000" w:rsidRPr="00000000">
        <w:rPr>
          <w:rtl w:val="0"/>
        </w:rPr>
        <w:t xml:space="preserve">) </w:t>
      </w:r>
      <w:r w:rsidDel="00000000" w:rsidR="00000000" w:rsidRPr="00000000">
        <w:rPr>
          <w:sz w:val="24"/>
          <w:szCs w:val="24"/>
          <w:rtl w:val="0"/>
        </w:rPr>
        <w:t xml:space="preserve">research project. The Just Transitions in the Delta team handed out a survey to attendees to ask specific questions regarding current land access, desired landscape types, and desired governance structures in the Delta, to better understand</w:t>
      </w:r>
      <w:r w:rsidDel="00000000" w:rsidR="00000000" w:rsidRPr="00000000">
        <w:rPr>
          <w:rtl w:val="0"/>
        </w:rPr>
        <w:t xml:space="preserve"> </w:t>
      </w:r>
      <w:r w:rsidDel="00000000" w:rsidR="00000000" w:rsidRPr="00000000">
        <w:rPr>
          <w:sz w:val="24"/>
          <w:szCs w:val="24"/>
          <w:rtl w:val="0"/>
        </w:rPr>
        <w:t xml:space="preserve">current land access and governance status from Indigenous community members. Responses from these participants indicated a desired range of </w:t>
      </w:r>
      <w:r w:rsidDel="00000000" w:rsidR="00000000" w:rsidRPr="00000000">
        <w:rPr>
          <w:rtl w:val="0"/>
        </w:rPr>
        <w:t xml:space="preserve">landscape types</w:t>
      </w:r>
      <w:r w:rsidDel="00000000" w:rsidR="00000000" w:rsidRPr="00000000">
        <w:rPr>
          <w:sz w:val="24"/>
          <w:szCs w:val="24"/>
          <w:rtl w:val="0"/>
        </w:rPr>
        <w:t xml:space="preserve"> across different geographic regions. </w:t>
      </w:r>
      <w:r w:rsidDel="00000000" w:rsidR="00000000" w:rsidRPr="00000000">
        <w:rPr>
          <w:rtl w:val="0"/>
        </w:rPr>
        <w:t xml:space="preserve">R</w:t>
      </w:r>
      <w:r w:rsidDel="00000000" w:rsidR="00000000" w:rsidRPr="00000000">
        <w:rPr>
          <w:rtl w:val="0"/>
        </w:rPr>
        <w:t xml:space="preserve">espondents shared that tidal wetlands were important for clean water and supporting biodiversity, and that wetland grasses were used in basket-weaving. In the upper watershed, upland forests, upland meadows, and floodplains were amongst the highest priorities of survey respondents. They indicated that these landscapes were important for hunting, food/ medicine gathering, and reducing fire risk. This information was used to inform the types of restoration applied in the "green infrastructure" scenarios; thus, the tidal wetlands, meadows, forests, and floodplains included in the Eco Machine and New Green Watershed scenario are promising opportunities not only for restoring ecosystems, but also for increasing Indigenous access to and ownership of culturally important landscape types.</w:t>
      </w:r>
    </w:p>
    <w:p w:rsidR="00000000" w:rsidDel="00000000" w:rsidP="00000000" w:rsidRDefault="00000000" w:rsidRPr="00000000" w14:paraId="00000051">
      <w:pPr>
        <w:pStyle w:val="Heading1"/>
        <w:rPr/>
      </w:pPr>
      <w:bookmarkStart w:colFirst="0" w:colLast="0" w:name="_gd9mot9dygch" w:id="8"/>
      <w:bookmarkEnd w:id="8"/>
      <w:r w:rsidDel="00000000" w:rsidR="00000000" w:rsidRPr="00000000">
        <w:rPr>
          <w:rtl w:val="0"/>
        </w:rPr>
        <w:t xml:space="preserve">What are the components of this criterion?</w:t>
      </w:r>
    </w:p>
    <w:p w:rsidR="00000000" w:rsidDel="00000000" w:rsidP="00000000" w:rsidRDefault="00000000" w:rsidRPr="00000000" w14:paraId="00000052">
      <w:pPr>
        <w:rPr/>
      </w:pPr>
      <w:r w:rsidDel="00000000" w:rsidR="00000000" w:rsidRPr="00000000">
        <w:rPr>
          <w:rtl w:val="0"/>
        </w:rPr>
        <w:t xml:space="preserve">This criteria is composed of four interrelated metrics described below.</w:t>
      </w:r>
      <w:r w:rsidDel="00000000" w:rsidR="00000000" w:rsidRPr="00000000">
        <w:rPr>
          <w:rtl w:val="0"/>
        </w:rPr>
      </w:r>
    </w:p>
    <w:p w:rsidR="00000000" w:rsidDel="00000000" w:rsidP="00000000" w:rsidRDefault="00000000" w:rsidRPr="00000000" w14:paraId="00000053">
      <w:pPr>
        <w:pStyle w:val="Heading2"/>
        <w:rPr>
          <w:sz w:val="28"/>
          <w:szCs w:val="28"/>
        </w:rPr>
      </w:pPr>
      <w:bookmarkStart w:colFirst="0" w:colLast="0" w:name="_tinx7igc8z3u" w:id="9"/>
      <w:bookmarkEnd w:id="9"/>
      <w:r w:rsidDel="00000000" w:rsidR="00000000" w:rsidRPr="00000000">
        <w:rPr>
          <w:sz w:val="28"/>
          <w:szCs w:val="28"/>
          <w:rtl w:val="0"/>
        </w:rPr>
        <w:t xml:space="preserve">Metric A: Restoration of Native Ecosystems and Ecosystem Functions</w:t>
      </w:r>
    </w:p>
    <w:p w:rsidR="00000000" w:rsidDel="00000000" w:rsidP="00000000" w:rsidRDefault="00000000" w:rsidRPr="00000000" w14:paraId="00000054">
      <w:pPr>
        <w:rPr>
          <w:sz w:val="24"/>
          <w:szCs w:val="24"/>
        </w:rPr>
      </w:pPr>
      <w:r w:rsidDel="00000000" w:rsidR="00000000" w:rsidRPr="00000000">
        <w:rPr>
          <w:sz w:val="24"/>
          <w:szCs w:val="24"/>
          <w:rtl w:val="0"/>
        </w:rPr>
        <w:t xml:space="preserve">Recovering, protecting, and enhancing the web of species and ecosystems that are native to the Delta and culturally significant. This includes habitat creation, landscape </w:t>
      </w:r>
      <w:r w:rsidDel="00000000" w:rsidR="00000000" w:rsidRPr="00000000">
        <w:rPr>
          <w:sz w:val="24"/>
          <w:szCs w:val="24"/>
          <w:rtl w:val="0"/>
        </w:rPr>
        <w:t xml:space="preserve">restoration</w:t>
      </w:r>
      <w:r w:rsidDel="00000000" w:rsidR="00000000" w:rsidRPr="00000000">
        <w:rPr>
          <w:sz w:val="24"/>
          <w:szCs w:val="24"/>
          <w:rtl w:val="0"/>
        </w:rPr>
        <w:t xml:space="preserve"> (ecological and cultural), protection against invasive species, and improving environmental flows to benefit ecosystems and species. </w:t>
      </w:r>
    </w:p>
    <w:p w:rsidR="00000000" w:rsidDel="00000000" w:rsidP="00000000" w:rsidRDefault="00000000" w:rsidRPr="00000000" w14:paraId="00000055">
      <w:pPr>
        <w:pStyle w:val="Heading2"/>
        <w:rPr>
          <w:sz w:val="28"/>
          <w:szCs w:val="28"/>
        </w:rPr>
      </w:pPr>
      <w:bookmarkStart w:colFirst="0" w:colLast="0" w:name="_l8600tftha6a" w:id="10"/>
      <w:bookmarkEnd w:id="10"/>
      <w:r w:rsidDel="00000000" w:rsidR="00000000" w:rsidRPr="00000000">
        <w:rPr>
          <w:sz w:val="28"/>
          <w:szCs w:val="28"/>
          <w:rtl w:val="0"/>
        </w:rPr>
        <w:t xml:space="preserve">Metric B: Increased Access to Landscapes for Stewardship, Subsistence, Ceremony, and Cultural Practices</w:t>
      </w:r>
    </w:p>
    <w:p w:rsidR="00000000" w:rsidDel="00000000" w:rsidP="00000000" w:rsidRDefault="00000000" w:rsidRPr="00000000" w14:paraId="00000056">
      <w:pPr>
        <w:rPr/>
      </w:pPr>
      <w:r w:rsidDel="00000000" w:rsidR="00000000" w:rsidRPr="00000000">
        <w:rPr>
          <w:sz w:val="24"/>
          <w:szCs w:val="24"/>
          <w:rtl w:val="0"/>
        </w:rPr>
        <w:t xml:space="preserve">Includes potential efforts to return land to Tribes or co-manage land with Tribes and Tribal governments. This would enable Tribal governments to assert their political authority over ancestral lands and restore water rights for Tribes' cultural and ecological uses. This may also include co-management arrangements, such as development of land stewardship agreements, land trusts, and co-stewardship agreements</w:t>
      </w:r>
      <w:r w:rsidDel="00000000" w:rsidR="00000000" w:rsidRPr="00000000">
        <w:rPr>
          <w:rtl w:val="0"/>
        </w:rPr>
      </w:r>
    </w:p>
    <w:p w:rsidR="00000000" w:rsidDel="00000000" w:rsidP="00000000" w:rsidRDefault="00000000" w:rsidRPr="00000000" w14:paraId="00000057">
      <w:pPr>
        <w:pStyle w:val="Heading2"/>
        <w:rPr>
          <w:sz w:val="28"/>
          <w:szCs w:val="28"/>
        </w:rPr>
      </w:pPr>
      <w:bookmarkStart w:colFirst="0" w:colLast="0" w:name="_7v9jri3lx7qh" w:id="11"/>
      <w:bookmarkEnd w:id="11"/>
      <w:r w:rsidDel="00000000" w:rsidR="00000000" w:rsidRPr="00000000">
        <w:rPr>
          <w:sz w:val="28"/>
          <w:szCs w:val="28"/>
          <w:rtl w:val="0"/>
        </w:rPr>
        <w:t xml:space="preserve">Metric C: Implementation and Application of Indigenous Science and Traditional Ecological Knowledge</w:t>
      </w:r>
    </w:p>
    <w:p w:rsidR="00000000" w:rsidDel="00000000" w:rsidP="00000000" w:rsidRDefault="00000000" w:rsidRPr="00000000" w14:paraId="00000058">
      <w:pPr>
        <w:rPr>
          <w:sz w:val="24"/>
          <w:szCs w:val="24"/>
        </w:rPr>
      </w:pPr>
      <w:r w:rsidDel="00000000" w:rsidR="00000000" w:rsidRPr="00000000">
        <w:rPr>
          <w:sz w:val="24"/>
          <w:szCs w:val="24"/>
          <w:rtl w:val="0"/>
        </w:rPr>
        <w:t xml:space="preserve">Incorporating TEK in the form of best practices into Western management, stewardship, and land-use decisions </w:t>
      </w:r>
      <w:r w:rsidDel="00000000" w:rsidR="00000000" w:rsidRPr="00000000">
        <w:rPr>
          <w:rtl w:val="0"/>
        </w:rPr>
        <w:t xml:space="preserve">in </w:t>
      </w:r>
      <w:r w:rsidDel="00000000" w:rsidR="00000000" w:rsidRPr="00000000">
        <w:rPr>
          <w:rtl w:val="0"/>
        </w:rPr>
        <w:t xml:space="preserve">partnership and/or consultation </w:t>
      </w:r>
      <w:r w:rsidDel="00000000" w:rsidR="00000000" w:rsidRPr="00000000">
        <w:rPr>
          <w:rtl w:val="0"/>
        </w:rPr>
        <w:t xml:space="preserve">with </w:t>
      </w:r>
      <w:r w:rsidDel="00000000" w:rsidR="00000000" w:rsidRPr="00000000">
        <w:rPr>
          <w:sz w:val="24"/>
          <w:szCs w:val="24"/>
          <w:rtl w:val="0"/>
        </w:rPr>
        <w:t xml:space="preserve">Tribal representatives and TEK practitioners. </w:t>
      </w:r>
    </w:p>
    <w:p w:rsidR="00000000" w:rsidDel="00000000" w:rsidP="00000000" w:rsidRDefault="00000000" w:rsidRPr="00000000" w14:paraId="00000059">
      <w:pPr>
        <w:pStyle w:val="Heading2"/>
        <w:rPr>
          <w:sz w:val="28"/>
          <w:szCs w:val="28"/>
        </w:rPr>
      </w:pPr>
      <w:bookmarkStart w:colFirst="0" w:colLast="0" w:name="_jbjcytj9mbgt" w:id="12"/>
      <w:bookmarkEnd w:id="12"/>
      <w:r w:rsidDel="00000000" w:rsidR="00000000" w:rsidRPr="00000000">
        <w:rPr>
          <w:sz w:val="28"/>
          <w:szCs w:val="28"/>
          <w:rtl w:val="0"/>
        </w:rPr>
        <w:t xml:space="preserve">Metric D: Recognition and Application of Indigenous Sovereignty, Tribal Governance, and Rights</w:t>
      </w:r>
    </w:p>
    <w:p w:rsidR="00000000" w:rsidDel="00000000" w:rsidP="00000000" w:rsidRDefault="00000000" w:rsidRPr="00000000" w14:paraId="0000005A">
      <w:pPr>
        <w:rPr>
          <w:i w:val="1"/>
          <w:iCs w:val="1"/>
          <w:sz w:val="24"/>
          <w:szCs w:val="24"/>
        </w:rPr>
      </w:pPr>
      <w:r w:rsidDel="00000000" w:rsidR="00000000" w:rsidRPr="00000000">
        <w:rPr>
          <w:sz w:val="24"/>
          <w:szCs w:val="24"/>
          <w:rtl w:val="0"/>
        </w:rPr>
        <w:t xml:space="preserve">Advancing the inherent right of Indigenous peoples to govern themselves, their lands, and resources, and to maintain their cultures and Traditional ways of life. </w:t>
      </w:r>
      <w:del w:author="Ashley N. DePew" w:id="0" w:date="2026-09-15T05:20:46Z">
        <w:commentRangeStart w:id="4"/>
        <w:commentRangeStart w:id="5"/>
        <w:r w:rsidDel="00000000" w:rsidR="00000000" w:rsidRPr="00000000">
          <w:rPr>
            <w:sz w:val="24"/>
            <w:szCs w:val="24"/>
            <w:rtl w:val="0"/>
          </w:rPr>
          <w:delText xml:space="preserve">This metric will assess the degree to which the scenarios can restore stolen land and grant resource rights.</w:delText>
        </w:r>
      </w:del>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B">
      <w:pPr>
        <w:pStyle w:val="Heading1"/>
        <w:rPr/>
      </w:pPr>
      <w:bookmarkStart w:colFirst="0" w:colLast="0" w:name="_jz2m2ynqqrw3" w:id="13"/>
      <w:bookmarkEnd w:id="13"/>
      <w:r w:rsidDel="00000000" w:rsidR="00000000" w:rsidRPr="00000000">
        <w:rPr>
          <w:rtl w:val="0"/>
        </w:rPr>
        <w:t xml:space="preserve">Metric A: Restoration of Native Ecosystems and Ecosystem Functions</w:t>
      </w:r>
    </w:p>
    <w:p w:rsidR="00000000" w:rsidDel="00000000" w:rsidP="00000000" w:rsidRDefault="00000000" w:rsidRPr="00000000" w14:paraId="0000005C">
      <w:pPr>
        <w:pStyle w:val="Heading2"/>
        <w:rPr/>
      </w:pPr>
      <w:bookmarkStart w:colFirst="0" w:colLast="0" w:name="_o3p46svhlv1x" w:id="14"/>
      <w:bookmarkEnd w:id="14"/>
      <w:r w:rsidDel="00000000" w:rsidR="00000000" w:rsidRPr="00000000">
        <w:rPr>
          <w:rtl w:val="0"/>
        </w:rPr>
        <w:t xml:space="preserve">Location of Measurement</w:t>
      </w:r>
    </w:p>
    <w:p w:rsidR="00000000" w:rsidDel="00000000" w:rsidP="00000000" w:rsidRDefault="00000000" w:rsidRPr="00000000" w14:paraId="0000005D">
      <w:pPr>
        <w:rPr>
          <w:sz w:val="24"/>
          <w:szCs w:val="24"/>
        </w:rPr>
      </w:pPr>
      <w:r w:rsidDel="00000000" w:rsidR="00000000" w:rsidRPr="00000000">
        <w:rPr>
          <w:sz w:val="24"/>
          <w:szCs w:val="24"/>
          <w:rtl w:val="0"/>
        </w:rPr>
        <w:t xml:space="preserve">This metric is assessed throughout the Delta watershed. Specifically, the New Green Watershed includes in-Delta restoration in combination with restoration in the upper watershed. Eco Machine includes restoration limited to in-Delta. Restoration techniques applied in these scenarios include</w:t>
      </w:r>
      <w:commentRangeStart w:id="6"/>
      <w:r w:rsidDel="00000000" w:rsidR="00000000" w:rsidRPr="00000000">
        <w:rPr>
          <w:sz w:val="24"/>
          <w:szCs w:val="24"/>
          <w:rtl w:val="0"/>
        </w:rPr>
        <w:t xml:space="preserve"> varying habitat types</w:t>
      </w:r>
      <w:commentRangeEnd w:id="6"/>
      <w:r w:rsidDel="00000000" w:rsidR="00000000" w:rsidRPr="00000000">
        <w:commentReference w:id="6"/>
      </w:r>
      <w:r w:rsidDel="00000000" w:rsidR="00000000" w:rsidRPr="00000000">
        <w:rPr>
          <w:sz w:val="24"/>
          <w:szCs w:val="24"/>
          <w:rtl w:val="0"/>
        </w:rPr>
        <w:t xml:space="preserve"> in different geographic regions. </w:t>
      </w:r>
    </w:p>
    <w:p w:rsidR="00000000" w:rsidDel="00000000" w:rsidP="00000000" w:rsidRDefault="00000000" w:rsidRPr="00000000" w14:paraId="0000005E">
      <w:pPr>
        <w:pStyle w:val="Heading2"/>
        <w:rPr/>
      </w:pPr>
      <w:bookmarkStart w:colFirst="0" w:colLast="0" w:name="_dxiwxj0dfec" w:id="15"/>
      <w:bookmarkEnd w:id="15"/>
      <w:r w:rsidDel="00000000" w:rsidR="00000000" w:rsidRPr="00000000">
        <w:rPr>
          <w:rtl w:val="0"/>
        </w:rPr>
        <w:t xml:space="preserve">Methods</w:t>
      </w:r>
    </w:p>
    <w:p w:rsidR="00000000" w:rsidDel="00000000" w:rsidP="00000000" w:rsidRDefault="00000000" w:rsidRPr="00000000" w14:paraId="0000005F">
      <w:pPr>
        <w:rPr>
          <w:sz w:val="24"/>
          <w:szCs w:val="24"/>
        </w:rPr>
      </w:pPr>
      <w:r w:rsidDel="00000000" w:rsidR="00000000" w:rsidRPr="00000000">
        <w:rPr>
          <w:b w:val="1"/>
          <w:bCs w:val="1"/>
          <w:sz w:val="24"/>
          <w:szCs w:val="24"/>
          <w:rtl w:val="0"/>
        </w:rPr>
        <w:t xml:space="preserve">What we are measuring:</w:t>
      </w:r>
      <w:r w:rsidDel="00000000" w:rsidR="00000000" w:rsidRPr="00000000">
        <w:rPr>
          <w:sz w:val="24"/>
          <w:szCs w:val="24"/>
          <w:rtl w:val="0"/>
        </w:rPr>
        <w:t xml:space="preserve"> </w:t>
      </w:r>
    </w:p>
    <w:p w:rsidR="00000000" w:rsidDel="00000000" w:rsidP="00000000" w:rsidRDefault="00000000" w:rsidRPr="00000000" w14:paraId="00000060">
      <w:pPr>
        <w:rPr>
          <w:sz w:val="24"/>
          <w:szCs w:val="24"/>
        </w:rPr>
      </w:pPr>
      <w:r w:rsidDel="00000000" w:rsidR="00000000" w:rsidRPr="00000000">
        <w:rPr>
          <w:sz w:val="24"/>
          <w:szCs w:val="24"/>
          <w:rtl w:val="0"/>
        </w:rPr>
        <w:t xml:space="preserve">Change in the number of restored </w:t>
      </w:r>
      <w:r w:rsidDel="00000000" w:rsidR="00000000" w:rsidRPr="00000000">
        <w:rPr>
          <w:rtl w:val="0"/>
        </w:rPr>
        <w:t xml:space="preserve">acres in ea</w:t>
      </w:r>
      <w:r w:rsidDel="00000000" w:rsidR="00000000" w:rsidRPr="00000000">
        <w:rPr>
          <w:sz w:val="24"/>
          <w:szCs w:val="24"/>
          <w:rtl w:val="0"/>
        </w:rPr>
        <w:t xml:space="preserve">ch scenario. </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b w:val="1"/>
          <w:bCs w:val="1"/>
          <w:sz w:val="24"/>
          <w:szCs w:val="24"/>
          <w:rtl w:val="0"/>
        </w:rPr>
        <w:t xml:space="preserve">Origin of data:</w:t>
      </w:r>
      <w:r w:rsidDel="00000000" w:rsidR="00000000" w:rsidRPr="00000000">
        <w:rPr>
          <w:sz w:val="24"/>
          <w:szCs w:val="24"/>
          <w:rtl w:val="0"/>
        </w:rPr>
        <w:t xml:space="preserve"> Scenario narratives for the adaptation scenarios.</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63">
      <w:pPr>
        <w:ind w:left="1440" w:firstLine="0"/>
        <w:rPr>
          <w:i w:val="1"/>
          <w:iCs w:val="1"/>
          <w:sz w:val="24"/>
          <w:szCs w:val="24"/>
        </w:rPr>
      </w:pPr>
      <w:r w:rsidDel="00000000" w:rsidR="00000000" w:rsidRPr="00000000">
        <w:rPr>
          <w:rtl w:val="0"/>
        </w:rPr>
      </w:r>
    </w:p>
    <w:p w:rsidR="00000000" w:rsidDel="00000000" w:rsidP="00000000" w:rsidRDefault="00000000" w:rsidRPr="00000000" w14:paraId="00000064">
      <w:pPr>
        <w:ind w:left="1440" w:firstLine="0"/>
        <w:rPr>
          <w:sz w:val="24"/>
          <w:szCs w:val="24"/>
        </w:rPr>
      </w:pPr>
      <w:r w:rsidDel="00000000" w:rsidR="00000000" w:rsidRPr="00000000">
        <w:rPr>
          <w:i w:val="1"/>
          <w:iCs w:val="1"/>
          <w:sz w:val="24"/>
          <w:szCs w:val="24"/>
          <w:rtl w:val="0"/>
        </w:rPr>
        <w:t xml:space="preserve">Adaptation Scenarios:</w:t>
      </w:r>
      <w:r w:rsidDel="00000000" w:rsidR="00000000" w:rsidRPr="00000000">
        <w:rPr>
          <w:rtl w:val="0"/>
        </w:rPr>
      </w:r>
    </w:p>
    <w:p w:rsidR="00000000" w:rsidDel="00000000" w:rsidP="00000000" w:rsidRDefault="00000000" w:rsidRPr="00000000" w14:paraId="00000065">
      <w:pPr>
        <w:numPr>
          <w:ilvl w:val="0"/>
          <w:numId w:val="6"/>
        </w:numPr>
        <w:ind w:left="2160" w:hanging="360"/>
        <w:rPr>
          <w:sz w:val="24"/>
          <w:szCs w:val="24"/>
        </w:rPr>
      </w:pPr>
      <w:r w:rsidDel="00000000" w:rsidR="00000000" w:rsidRPr="00000000">
        <w:rPr>
          <w:sz w:val="24"/>
          <w:szCs w:val="24"/>
          <w:rtl w:val="0"/>
        </w:rPr>
        <w:t xml:space="preserve">Business As Usual (Baseline)</w:t>
      </w:r>
    </w:p>
    <w:p w:rsidR="00000000" w:rsidDel="00000000" w:rsidP="00000000" w:rsidRDefault="00000000" w:rsidRPr="00000000" w14:paraId="00000066">
      <w:pPr>
        <w:numPr>
          <w:ilvl w:val="0"/>
          <w:numId w:val="6"/>
        </w:numPr>
        <w:ind w:left="2160" w:hanging="360"/>
        <w:rPr>
          <w:sz w:val="24"/>
          <w:szCs w:val="24"/>
        </w:rPr>
      </w:pPr>
      <w:r w:rsidDel="00000000" w:rsidR="00000000" w:rsidRPr="00000000">
        <w:rPr>
          <w:sz w:val="24"/>
          <w:szCs w:val="24"/>
          <w:rtl w:val="0"/>
        </w:rPr>
        <w:t xml:space="preserve">A Tunnel</w:t>
      </w:r>
    </w:p>
    <w:p w:rsidR="00000000" w:rsidDel="00000000" w:rsidP="00000000" w:rsidRDefault="00000000" w:rsidRPr="00000000" w14:paraId="00000067">
      <w:pPr>
        <w:numPr>
          <w:ilvl w:val="0"/>
          <w:numId w:val="6"/>
        </w:numPr>
        <w:ind w:left="2160" w:hanging="360"/>
        <w:rPr>
          <w:sz w:val="24"/>
          <w:szCs w:val="24"/>
        </w:rPr>
      </w:pPr>
      <w:r w:rsidDel="00000000" w:rsidR="00000000" w:rsidRPr="00000000">
        <w:rPr>
          <w:sz w:val="24"/>
          <w:szCs w:val="24"/>
          <w:rtl w:val="0"/>
        </w:rPr>
        <w:t xml:space="preserve">Eco Machine</w:t>
      </w:r>
    </w:p>
    <w:p w:rsidR="00000000" w:rsidDel="00000000" w:rsidP="00000000" w:rsidRDefault="00000000" w:rsidRPr="00000000" w14:paraId="00000068">
      <w:pPr>
        <w:numPr>
          <w:ilvl w:val="0"/>
          <w:numId w:val="6"/>
        </w:numPr>
        <w:ind w:left="2160" w:hanging="360"/>
        <w:rPr>
          <w:sz w:val="24"/>
          <w:szCs w:val="24"/>
        </w:rPr>
      </w:pPr>
      <w:r w:rsidDel="00000000" w:rsidR="00000000" w:rsidRPr="00000000">
        <w:rPr>
          <w:sz w:val="24"/>
          <w:szCs w:val="24"/>
          <w:rtl w:val="0"/>
        </w:rPr>
        <w:t xml:space="preserve">New Green Watershed</w:t>
      </w:r>
    </w:p>
    <w:p w:rsidR="00000000" w:rsidDel="00000000" w:rsidP="00000000" w:rsidRDefault="00000000" w:rsidRPr="00000000" w14:paraId="00000069">
      <w:pPr>
        <w:numPr>
          <w:ilvl w:val="0"/>
          <w:numId w:val="6"/>
        </w:numPr>
        <w:ind w:left="2160" w:hanging="360"/>
        <w:rPr>
          <w:sz w:val="24"/>
          <w:szCs w:val="24"/>
        </w:rPr>
      </w:pPr>
      <w:r w:rsidDel="00000000" w:rsidR="00000000" w:rsidRPr="00000000">
        <w:rPr>
          <w:sz w:val="24"/>
          <w:szCs w:val="24"/>
          <w:rtl w:val="0"/>
        </w:rPr>
        <w:t xml:space="preserve">Calling on Reserves</w:t>
      </w:r>
    </w:p>
    <w:p w:rsidR="00000000" w:rsidDel="00000000" w:rsidP="00000000" w:rsidRDefault="00000000" w:rsidRPr="00000000" w14:paraId="0000006A">
      <w:pPr>
        <w:numPr>
          <w:ilvl w:val="0"/>
          <w:numId w:val="6"/>
        </w:numPr>
        <w:ind w:left="2160" w:hanging="360"/>
        <w:rPr>
          <w:sz w:val="24"/>
          <w:szCs w:val="24"/>
        </w:rPr>
      </w:pPr>
      <w:r w:rsidDel="00000000" w:rsidR="00000000" w:rsidRPr="00000000">
        <w:rPr>
          <w:sz w:val="24"/>
          <w:szCs w:val="24"/>
          <w:rtl w:val="0"/>
        </w:rPr>
        <w:t xml:space="preserve">Bolster and Fortify</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Unit of measurement:</w:t>
      </w:r>
      <w:r w:rsidDel="00000000" w:rsidR="00000000" w:rsidRPr="00000000">
        <w:rPr>
          <w:sz w:val="24"/>
          <w:szCs w:val="24"/>
          <w:rtl w:val="0"/>
        </w:rPr>
        <w:t xml:space="preserve"> Acres</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Where are we measuring:</w:t>
      </w:r>
      <w:r w:rsidDel="00000000" w:rsidR="00000000" w:rsidRPr="00000000">
        <w:rPr>
          <w:sz w:val="24"/>
          <w:szCs w:val="24"/>
          <w:rtl w:val="0"/>
        </w:rPr>
        <w:t xml:space="preserve"> Restored area within Bay-</w:t>
      </w:r>
      <w:r w:rsidDel="00000000" w:rsidR="00000000" w:rsidRPr="00000000">
        <w:rPr>
          <w:rtl w:val="0"/>
        </w:rPr>
        <w:t xml:space="preserve">Delta watershed (in-Delta + upper watershed)</w:t>
      </w:r>
      <w:r w:rsidDel="00000000" w:rsidR="00000000" w:rsidRPr="00000000">
        <w:rPr>
          <w:rtl w:val="0"/>
        </w:rPr>
      </w:r>
    </w:p>
    <w:p w:rsidR="00000000" w:rsidDel="00000000" w:rsidP="00000000" w:rsidRDefault="00000000" w:rsidRPr="00000000" w14:paraId="0000006F">
      <w:pPr>
        <w:ind w:left="720" w:firstLine="0"/>
        <w:rPr>
          <w:b w:val="1"/>
          <w:bCs w:val="1"/>
          <w:sz w:val="24"/>
          <w:szCs w:val="24"/>
        </w:rPr>
      </w:pPr>
      <w:r w:rsidDel="00000000" w:rsidR="00000000" w:rsidRPr="00000000">
        <w:rPr>
          <w:rtl w:val="0"/>
        </w:rPr>
      </w:r>
    </w:p>
    <w:p w:rsidR="00000000" w:rsidDel="00000000" w:rsidP="00000000" w:rsidRDefault="00000000" w:rsidRPr="00000000" w14:paraId="00000070">
      <w:pPr>
        <w:ind w:left="720" w:firstLine="0"/>
        <w:rPr>
          <w:b w:val="1"/>
          <w:bCs w:val="1"/>
          <w:sz w:val="24"/>
          <w:szCs w:val="24"/>
        </w:rPr>
      </w:pPr>
      <w:r w:rsidDel="00000000" w:rsidR="00000000" w:rsidRPr="00000000">
        <w:rPr>
          <w:b w:val="1"/>
          <w:bCs w:val="1"/>
          <w:sz w:val="24"/>
          <w:szCs w:val="24"/>
          <w:rtl w:val="0"/>
        </w:rPr>
        <w:t xml:space="preserve">Adaptation scenario analysis:</w:t>
      </w:r>
    </w:p>
    <w:p w:rsidR="00000000" w:rsidDel="00000000" w:rsidP="00000000" w:rsidRDefault="00000000" w:rsidRPr="00000000" w14:paraId="00000071">
      <w:pPr>
        <w:numPr>
          <w:ilvl w:val="0"/>
          <w:numId w:val="7"/>
        </w:numPr>
        <w:ind w:left="2160" w:hanging="360"/>
        <w:rPr>
          <w:sz w:val="24"/>
          <w:szCs w:val="24"/>
        </w:rPr>
      </w:pPr>
      <w:commentRangeStart w:id="7"/>
      <w:commentRangeStart w:id="8"/>
      <w:r w:rsidDel="00000000" w:rsidR="00000000" w:rsidRPr="00000000">
        <w:rPr>
          <w:sz w:val="24"/>
          <w:szCs w:val="24"/>
          <w:rtl w:val="0"/>
        </w:rPr>
        <w:t xml:space="preserve">Need to combine habitat restoration with flow </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Output data measurement: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4">
      <w:pPr>
        <w:ind w:left="720" w:firstLine="0"/>
        <w:rPr>
          <w:b w:val="1"/>
          <w:bCs w:val="1"/>
          <w:sz w:val="24"/>
          <w:szCs w:val="24"/>
        </w:rPr>
      </w:pPr>
      <w:r w:rsidDel="00000000" w:rsidR="00000000" w:rsidRPr="00000000">
        <w:rPr>
          <w:b w:val="1"/>
          <w:bCs w:val="1"/>
          <w:sz w:val="24"/>
          <w:szCs w:val="24"/>
          <w:rtl w:val="0"/>
        </w:rPr>
        <w:t xml:space="preserve">Adaptation scenario analysis:</w:t>
      </w:r>
    </w:p>
    <w:p w:rsidR="00000000" w:rsidDel="00000000" w:rsidP="00000000" w:rsidRDefault="00000000" w:rsidRPr="00000000" w14:paraId="00000075">
      <w:pPr>
        <w:ind w:left="720" w:firstLine="0"/>
        <w:rPr>
          <w:sz w:val="24"/>
          <w:szCs w:val="24"/>
        </w:rPr>
      </w:pPr>
      <w:r w:rsidDel="00000000" w:rsidR="00000000" w:rsidRPr="00000000">
        <w:rPr>
          <w:sz w:val="24"/>
          <w:szCs w:val="24"/>
          <w:rtl w:val="0"/>
        </w:rPr>
        <w:t xml:space="preserve">Restored acres by habitat type</w:t>
      </w:r>
    </w:p>
    <w:p w:rsidR="00000000" w:rsidDel="00000000" w:rsidP="00000000" w:rsidRDefault="00000000" w:rsidRPr="00000000" w14:paraId="00000076">
      <w:pPr>
        <w:numPr>
          <w:ilvl w:val="0"/>
          <w:numId w:val="12"/>
        </w:numPr>
        <w:ind w:left="1440" w:hanging="360"/>
        <w:rPr>
          <w:u w:val="none"/>
        </w:rPr>
      </w:pPr>
      <w:commentRangeStart w:id="9"/>
      <w:commentRangeStart w:id="10"/>
      <w:r w:rsidDel="00000000" w:rsidR="00000000" w:rsidRPr="00000000">
        <w:rPr>
          <w:rtl w:val="0"/>
        </w:rPr>
        <w:t xml:space="preserve">In-Delta restored area:</w:t>
      </w:r>
    </w:p>
    <w:p w:rsidR="00000000" w:rsidDel="00000000" w:rsidP="00000000" w:rsidRDefault="00000000" w:rsidRPr="00000000" w14:paraId="00000077">
      <w:pPr>
        <w:numPr>
          <w:ilvl w:val="0"/>
          <w:numId w:val="12"/>
        </w:numPr>
        <w:ind w:left="1440" w:hanging="360"/>
        <w:rPr>
          <w:u w:val="none"/>
        </w:rPr>
      </w:pPr>
      <w:r w:rsidDel="00000000" w:rsidR="00000000" w:rsidRPr="00000000">
        <w:rPr>
          <w:rtl w:val="0"/>
        </w:rPr>
        <w:t xml:space="preserve">Upper watershed restored area: NGW Upland Restoration Scenario Matrix</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8">
      <w:pPr>
        <w:rPr>
          <w:i w:val="1"/>
          <w:iCs w:val="1"/>
          <w:sz w:val="24"/>
          <w:szCs w:val="24"/>
          <w:highlight w:val="yellow"/>
        </w:rPr>
      </w:pPr>
      <w:r w:rsidDel="00000000" w:rsidR="00000000" w:rsidRPr="00000000">
        <w:rPr>
          <w:b w:val="1"/>
          <w:bCs w:val="1"/>
          <w:sz w:val="24"/>
          <w:szCs w:val="24"/>
          <w:highlight w:val="yellow"/>
          <w:rtl w:val="0"/>
        </w:rPr>
        <w:tab/>
      </w:r>
      <w:r w:rsidDel="00000000" w:rsidR="00000000" w:rsidRPr="00000000">
        <w:rPr>
          <w:i w:val="1"/>
          <w:iCs w:val="1"/>
          <w:sz w:val="24"/>
          <w:szCs w:val="24"/>
          <w:highlight w:val="yellow"/>
          <w:rtl w:val="0"/>
        </w:rPr>
        <w:t xml:space="preserve">Specify here: entire run, wet season vs. dry season, regional analysis</w:t>
        <w:br w:type="textWrapping"/>
      </w:r>
      <w:r w:rsidDel="00000000" w:rsidR="00000000" w:rsidRPr="00000000">
        <w:rPr>
          <w:rtl w:val="0"/>
        </w:rPr>
      </w:r>
    </w:p>
    <w:p w:rsidR="00000000" w:rsidDel="00000000" w:rsidP="00000000" w:rsidRDefault="00000000" w:rsidRPr="00000000" w14:paraId="00000079">
      <w:pPr>
        <w:rPr>
          <w:i w:val="1"/>
          <w:iCs w:val="1"/>
          <w:sz w:val="24"/>
          <w:szCs w:val="24"/>
        </w:rPr>
      </w:pPr>
      <w:r w:rsidDel="00000000" w:rsidR="00000000" w:rsidRPr="00000000">
        <w:rPr>
          <w:b w:val="1"/>
          <w:bCs w:val="1"/>
          <w:sz w:val="24"/>
          <w:szCs w:val="24"/>
          <w:rtl w:val="0"/>
        </w:rPr>
        <w:t xml:space="preserve">Calculation: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A">
      <w:pPr>
        <w:rPr>
          <w:ins w:author="Maggie Gallagher" w:id="1" w:date="2026-09-16T22:42:12Z"/>
          <w:shd w:fill="ff9900" w:val="clear"/>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p w:rsidR="00000000" w:rsidDel="00000000" w:rsidP="00000000" w:rsidRDefault="00000000" w:rsidRPr="00000000" w14:paraId="0000007B">
      <w:pPr>
        <w:rPr>
          <w:ins w:author="Maggie Gallagher" w:id="1" w:date="2026-09-16T22:42:12Z"/>
          <w:b w:val="1"/>
          <w:bCs w:val="1"/>
          <w:shd w:fill="ff9900" w:val="clear"/>
          <w:rPrChange w:author="Maggie Gallagher" w:id="2" w:date="2026-09-16T22:42:12Z">
            <w:rPr>
              <w:i w:val="1"/>
              <w:iCs w:val="1"/>
              <w:sz w:val="24"/>
              <w:szCs w:val="24"/>
              <w:shd w:fill="ff9900" w:val="clear"/>
            </w:rPr>
          </w:rPrChange>
        </w:rPr>
      </w:pPr>
      <w:ins w:author="Maggie Gallagher" w:id="1" w:date="2026-09-16T22:42:12Z">
        <w:r w:rsidDel="00000000" w:rsidR="00000000" w:rsidRPr="00000000">
          <w:rPr>
            <w:b w:val="1"/>
            <w:bCs w:val="1"/>
            <w:shd w:fill="ff9900" w:val="clear"/>
            <w:rtl w:val="0"/>
            <w:rPrChange w:author="Maggie Gallagher" w:id="2" w:date="2026-09-16T22:42:12Z">
              <w:rPr>
                <w:i w:val="1"/>
                <w:iCs w:val="1"/>
                <w:sz w:val="24"/>
                <w:szCs w:val="24"/>
                <w:shd w:fill="ff9900" w:val="clear"/>
              </w:rPr>
            </w:rPrChange>
          </w:rPr>
          <w:t xml:space="preserve">Upland Restoration Scenarios</w:t>
        </w:r>
      </w:ins>
    </w:p>
    <w:p w:rsidR="00000000" w:rsidDel="00000000" w:rsidP="00000000" w:rsidRDefault="00000000" w:rsidRPr="00000000" w14:paraId="0000007C">
      <w:pPr>
        <w:rPr>
          <w:ins w:author="Maggie Gallagher" w:id="1" w:date="2026-09-16T22:42:12Z"/>
          <w:rFonts w:ascii="Arial" w:cs="Arial" w:eastAsia="Arial" w:hAnsi="Arial"/>
          <w:sz w:val="22"/>
          <w:szCs w:val="22"/>
          <w:u w:val="single"/>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u w:val="single"/>
            <w:rtl w:val="0"/>
            <w:rPrChange w:author="Maggie Gallagher" w:id="2" w:date="2026-09-16T22:42:12Z">
              <w:rPr>
                <w:i w:val="1"/>
                <w:iCs w:val="1"/>
                <w:sz w:val="24"/>
                <w:szCs w:val="24"/>
                <w:shd w:fill="ff9900" w:val="clear"/>
              </w:rPr>
            </w:rPrChange>
          </w:rPr>
          <w:t xml:space="preserve">Habitat types and total restorable area</w:t>
        </w:r>
        <w:r w:rsidDel="00000000" w:rsidR="00000000" w:rsidRPr="00000000">
          <w:rPr>
            <w:rtl w:val="0"/>
          </w:rPr>
        </w:r>
      </w:ins>
    </w:p>
    <w:p w:rsidR="00000000" w:rsidDel="00000000" w:rsidP="00000000" w:rsidRDefault="00000000" w:rsidRPr="00000000" w14:paraId="0000007D">
      <w:pPr>
        <w:rPr>
          <w:ins w:author="Maggie Gallagher" w:id="1" w:date="2026-09-16T22:42:12Z"/>
          <w:rFonts w:ascii="Arial" w:cs="Arial" w:eastAsia="Arial" w:hAnsi="Arial"/>
          <w:b w:val="1"/>
          <w:b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Upland forests</w:t>
        </w:r>
      </w:ins>
    </w:p>
    <w:p w:rsidR="00000000" w:rsidDel="00000000" w:rsidP="00000000" w:rsidRDefault="00000000" w:rsidRPr="00000000" w14:paraId="0000007E">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Total forested area was identified by subsetting the forested area of the Bay-Delta watershed that lies upstream of the Delta. Forested area was identified based on CALFIRE’s </w:t>
        </w:r>
        <w:r w:rsidDel="00000000" w:rsidR="00000000" w:rsidRPr="00000000">
          <w:fldChar w:fldCharType="begin"/>
        </w:r>
        <w:r w:rsidDel="00000000" w:rsidR="00000000" w:rsidRPr="00000000">
          <w:instrText xml:space="preserve">HYPERLINK "https://gis.data.ca.gov/maps/CALFIRE-Forestry::california-vegetation-whrtype/about"</w:instrText>
        </w:r>
        <w:r w:rsidDel="00000000" w:rsidR="00000000" w:rsidRPr="00000000">
          <w:fldChar w:fldCharType="separate"/>
        </w:r>
        <w:r w:rsidDel="00000000" w:rsidR="00000000" w:rsidRPr="00000000">
          <w:rPr>
            <w:rFonts w:ascii="Arial" w:cs="Arial" w:eastAsia="Arial" w:hAnsi="Arial"/>
            <w:color w:val="1155cc"/>
            <w:sz w:val="22"/>
            <w:szCs w:val="22"/>
            <w:u w:val="single"/>
            <w:rtl w:val="0"/>
          </w:rPr>
          <w:t xml:space="preserve">California Multi-Source Vegetation Layer</w:t>
        </w:r>
        <w:r w:rsidDel="00000000" w:rsidR="00000000" w:rsidRPr="00000000">
          <w:fldChar w:fldCharType="end"/>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w:t>
        </w:r>
      </w:ins>
    </w:p>
    <w:p w:rsidR="00000000" w:rsidDel="00000000" w:rsidP="00000000" w:rsidRDefault="00000000" w:rsidRPr="00000000" w14:paraId="0000007F">
      <w:pPr>
        <w:numPr>
          <w:ilvl w:val="0"/>
          <w:numId w:val="2"/>
        </w:numPr>
        <w:ind w:left="720" w:hanging="360"/>
        <w:rPr>
          <w:ins w:author="Maggie Gallagher" w:id="1" w:date="2026-09-16T22:42:12Z"/>
          <w:rFonts w:ascii="Arial" w:cs="Arial" w:eastAsia="Arial" w:hAnsi="Arial"/>
          <w:sz w:val="22"/>
          <w:szCs w:val="22"/>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Total upland forested area: </w:t>
        </w:r>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11,700,000 acres</w:t>
        </w:r>
      </w:ins>
    </w:p>
    <w:p w:rsidR="00000000" w:rsidDel="00000000" w:rsidP="00000000" w:rsidRDefault="00000000" w:rsidRPr="00000000" w14:paraId="00000080">
      <w:pPr>
        <w:rPr>
          <w:ins w:author="Maggie Gallagher" w:id="1" w:date="2026-09-16T22:42:12Z"/>
          <w:rFonts w:ascii="Arial" w:cs="Arial" w:eastAsia="Arial" w:hAnsi="Arial"/>
          <w:b w:val="1"/>
          <w:b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p w:rsidR="00000000" w:rsidDel="00000000" w:rsidP="00000000" w:rsidRDefault="00000000" w:rsidRPr="00000000" w14:paraId="00000081">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Forested area was further subset to identify the forested area within the Southern Sierra region, defined based on the Sierra Nevada Conservancy’s subregional boundaries. </w:t>
        </w:r>
      </w:ins>
    </w:p>
    <w:p w:rsidR="00000000" w:rsidDel="00000000" w:rsidP="00000000" w:rsidRDefault="00000000" w:rsidRPr="00000000" w14:paraId="00000082">
      <w:pPr>
        <w:numPr>
          <w:ilvl w:val="0"/>
          <w:numId w:val="9"/>
        </w:numPr>
        <w:ind w:left="720" w:hanging="360"/>
        <w:rPr>
          <w:ins w:author="Maggie Gallagher" w:id="1" w:date="2026-09-16T22:42:12Z"/>
          <w:rFonts w:ascii="Arial" w:cs="Arial" w:eastAsia="Arial" w:hAnsi="Arial"/>
          <w:sz w:val="22"/>
          <w:szCs w:val="22"/>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Forested area in the Southern Sierra: </w:t>
        </w:r>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2,400,000 acres</w:t>
        </w:r>
      </w:ins>
    </w:p>
    <w:p w:rsidR="00000000" w:rsidDel="00000000" w:rsidP="00000000" w:rsidRDefault="00000000" w:rsidRPr="00000000" w14:paraId="00000083">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p w:rsidR="00000000" w:rsidDel="00000000" w:rsidP="00000000" w:rsidRDefault="00000000" w:rsidRPr="00000000" w14:paraId="00000084">
      <w:pPr>
        <w:rPr>
          <w:ins w:author="Maggie Gallagher" w:id="1" w:date="2026-09-16T22:42:12Z"/>
          <w:rFonts w:ascii="Arial" w:cs="Arial" w:eastAsia="Arial" w:hAnsi="Arial"/>
          <w:b w:val="1"/>
          <w:bCs w:val="1"/>
          <w:i w:val="1"/>
          <w:i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Montane meadows</w:t>
        </w:r>
        <w:r w:rsidDel="00000000" w:rsidR="00000000" w:rsidRPr="00000000">
          <w:rPr>
            <w:rtl w:val="0"/>
          </w:rPr>
        </w:r>
      </w:ins>
    </w:p>
    <w:p w:rsidR="00000000" w:rsidDel="00000000" w:rsidP="00000000" w:rsidRDefault="00000000" w:rsidRPr="00000000" w14:paraId="00000085">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Total meadow area was identified by subsetting the portion of Sierra Nevada wet meadows that lie within the Bay-Delta Watershed. While estimates of total meadow area vary greatly, the UC Davis Center for Watershed Sciences’ </w:t>
        </w:r>
        <w:r w:rsidDel="00000000" w:rsidR="00000000" w:rsidRPr="00000000">
          <w:fldChar w:fldCharType="begin"/>
        </w:r>
        <w:r w:rsidDel="00000000" w:rsidR="00000000" w:rsidRPr="00000000">
          <w:instrText xml:space="preserve">HYPERLINK "https://meadows.ucdavis.edu/resources/36"</w:instrText>
        </w:r>
        <w:r w:rsidDel="00000000" w:rsidR="00000000" w:rsidRPr="00000000">
          <w:fldChar w:fldCharType="separate"/>
        </w:r>
        <w:r w:rsidDel="00000000" w:rsidR="00000000" w:rsidRPr="00000000">
          <w:rPr>
            <w:rFonts w:ascii="Arial" w:cs="Arial" w:eastAsia="Arial" w:hAnsi="Arial"/>
            <w:color w:val="1155cc"/>
            <w:sz w:val="22"/>
            <w:szCs w:val="22"/>
            <w:u w:val="single"/>
            <w:rtl w:val="0"/>
          </w:rPr>
          <w:t xml:space="preserve">Sierra Nevada Multi-source Meadow Polygons Compilation v.2</w:t>
        </w:r>
        <w:r w:rsidDel="00000000" w:rsidR="00000000" w:rsidRPr="00000000">
          <w:fldChar w:fldCharType="end"/>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was used as a reference for meadow area.</w:t>
        </w:r>
      </w:ins>
    </w:p>
    <w:p w:rsidR="00000000" w:rsidDel="00000000" w:rsidP="00000000" w:rsidRDefault="00000000" w:rsidRPr="00000000" w14:paraId="00000086">
      <w:pPr>
        <w:numPr>
          <w:ilvl w:val="0"/>
          <w:numId w:val="1"/>
        </w:numPr>
        <w:ind w:left="720" w:hanging="360"/>
        <w:rPr>
          <w:ins w:author="Maggie Gallagher" w:id="1" w:date="2026-09-16T22:42:12Z"/>
          <w:rFonts w:ascii="Arial" w:cs="Arial" w:eastAsia="Arial" w:hAnsi="Arial"/>
          <w:sz w:val="22"/>
          <w:szCs w:val="22"/>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Total meadow area within the Bay-Delta watershed: </w:t>
        </w:r>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193,100 acres</w:t>
        </w:r>
      </w:ins>
    </w:p>
    <w:p w:rsidR="00000000" w:rsidDel="00000000" w:rsidP="00000000" w:rsidRDefault="00000000" w:rsidRPr="00000000" w14:paraId="00000087">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p w:rsidR="00000000" w:rsidDel="00000000" w:rsidP="00000000" w:rsidRDefault="00000000" w:rsidRPr="00000000" w14:paraId="00000088">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Only rough estimates exist of the portion of meadows that are degraded/in need of restoration. Grey literature often references the need to restore from 40-60% of Sierra meadows</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Emmons et al (2013) </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estimated that 67% of Sierra meadows are in need of restoration. Based on these data points and discussions with experts, we estimated that 60% of meadows are degraded with potential for restoration. </w:t>
        </w:r>
      </w:ins>
    </w:p>
    <w:p w:rsidR="00000000" w:rsidDel="00000000" w:rsidP="00000000" w:rsidRDefault="00000000" w:rsidRPr="00000000" w14:paraId="00000089">
      <w:pPr>
        <w:numPr>
          <w:ilvl w:val="0"/>
          <w:numId w:val="5"/>
        </w:numPr>
        <w:ind w:left="720" w:hanging="360"/>
        <w:rPr>
          <w:ins w:author="Maggie Gallagher" w:id="1" w:date="2026-09-16T22:42:12Z"/>
          <w:rFonts w:ascii="Arial" w:cs="Arial" w:eastAsia="Arial" w:hAnsi="Arial"/>
          <w:sz w:val="22"/>
          <w:szCs w:val="22"/>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Restorable meadow area: </w:t>
        </w:r>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60% // 115,860 acres</w:t>
        </w:r>
        <w:r w:rsidDel="00000000" w:rsidR="00000000" w:rsidRPr="00000000">
          <w:rPr>
            <w:rtl w:val="0"/>
          </w:rPr>
        </w:r>
      </w:ins>
    </w:p>
    <w:p w:rsidR="00000000" w:rsidDel="00000000" w:rsidP="00000000" w:rsidRDefault="00000000" w:rsidRPr="00000000" w14:paraId="0000008A">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p w:rsidR="00000000" w:rsidDel="00000000" w:rsidP="00000000" w:rsidRDefault="00000000" w:rsidRPr="00000000" w14:paraId="0000008B">
      <w:pPr>
        <w:rPr>
          <w:ins w:author="Maggie Gallagher" w:id="1" w:date="2026-09-16T22:42:12Z"/>
          <w:rFonts w:ascii="Arial" w:cs="Arial" w:eastAsia="Arial" w:hAnsi="Arial"/>
          <w:b w:val="1"/>
          <w:b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Floodplains</w:t>
        </w:r>
      </w:ins>
    </w:p>
    <w:p w:rsidR="00000000" w:rsidDel="00000000" w:rsidP="00000000" w:rsidRDefault="00000000" w:rsidRPr="00000000" w14:paraId="0000008C">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Total floodplain and riparian area was identified by tabulating the area of floodplain/riparian habitat within the Bay-Delta Watershed. Floodplain and riparian habitat area were identified based on CALFIRE’s </w:t>
        </w:r>
        <w:r w:rsidDel="00000000" w:rsidR="00000000" w:rsidRPr="00000000">
          <w:fldChar w:fldCharType="begin"/>
        </w:r>
        <w:r w:rsidDel="00000000" w:rsidR="00000000" w:rsidRPr="00000000">
          <w:instrText xml:space="preserve">HYPERLINK "https://gis.data.ca.gov/maps/CALFIRE-Forestry::california-vegetation-whrtype/about"</w:instrText>
        </w:r>
        <w:r w:rsidDel="00000000" w:rsidR="00000000" w:rsidRPr="00000000">
          <w:fldChar w:fldCharType="separate"/>
        </w:r>
        <w:r w:rsidDel="00000000" w:rsidR="00000000" w:rsidRPr="00000000">
          <w:rPr>
            <w:rFonts w:ascii="Arial" w:cs="Arial" w:eastAsia="Arial" w:hAnsi="Arial"/>
            <w:color w:val="1155cc"/>
            <w:sz w:val="22"/>
            <w:szCs w:val="22"/>
            <w:u w:val="single"/>
            <w:rtl w:val="0"/>
          </w:rPr>
          <w:t xml:space="preserve">California Multi-Source Vegetation Layer</w:t>
        </w:r>
        <w:r w:rsidDel="00000000" w:rsidR="00000000" w:rsidRPr="00000000">
          <w:fldChar w:fldCharType="end"/>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w:t>
        </w:r>
      </w:ins>
    </w:p>
    <w:p w:rsidR="00000000" w:rsidDel="00000000" w:rsidP="00000000" w:rsidRDefault="00000000" w:rsidRPr="00000000" w14:paraId="0000008D">
      <w:pPr>
        <w:numPr>
          <w:ilvl w:val="0"/>
          <w:numId w:val="2"/>
        </w:numPr>
        <w:ind w:left="720" w:hanging="360"/>
        <w:rPr>
          <w:ins w:author="Maggie Gallagher" w:id="1" w:date="2026-09-16T22:42:12Z"/>
          <w:rFonts w:ascii="Arial" w:cs="Arial" w:eastAsia="Arial" w:hAnsi="Arial"/>
          <w:sz w:val="22"/>
          <w:szCs w:val="22"/>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Total floodplain and riparian area within Bay-Delta Watershed:</w:t>
        </w:r>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 780,000 acres</w:t>
        </w:r>
        <w:r w:rsidDel="00000000" w:rsidR="00000000" w:rsidRPr="00000000">
          <w:rPr>
            <w:rtl w:val="0"/>
          </w:rPr>
        </w:r>
      </w:ins>
    </w:p>
    <w:p w:rsidR="00000000" w:rsidDel="00000000" w:rsidP="00000000" w:rsidRDefault="00000000" w:rsidRPr="00000000" w14:paraId="0000008E">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p w:rsidR="00000000" w:rsidDel="00000000" w:rsidP="00000000" w:rsidRDefault="00000000" w:rsidRPr="00000000" w14:paraId="0000008F">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Restorable floodplain area was identified based on estimates from the CVFPP Conservation Strategy’s</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w:t>
        </w:r>
        <w:r w:rsidDel="00000000" w:rsidR="00000000" w:rsidRPr="00000000">
          <w:fldChar w:fldCharType="begin"/>
        </w:r>
        <w:r w:rsidDel="00000000" w:rsidR="00000000" w:rsidRPr="00000000">
          <w:instrText xml:space="preserve">HYPERLINK "https://cawaterlibrary.net/wp-content/uploads/2019/07/Appendix-L-Measurable-Objectives-Development-Summary-of-Conservation-Needs-and-Scale-of-Restoration.pdf"</w:instrText>
        </w:r>
        <w:r w:rsidDel="00000000" w:rsidR="00000000" w:rsidRPr="00000000">
          <w:fldChar w:fldCharType="separate"/>
        </w:r>
        <w:r w:rsidDel="00000000" w:rsidR="00000000" w:rsidRPr="00000000">
          <w:rPr>
            <w:rFonts w:ascii="Arial" w:cs="Arial" w:eastAsia="Arial" w:hAnsi="Arial"/>
            <w:color w:val="1155cc"/>
            <w:sz w:val="22"/>
            <w:szCs w:val="22"/>
            <w:u w:val="single"/>
            <w:rtl w:val="0"/>
          </w:rPr>
          <w:t xml:space="preserve">Measurable Objectives Development - Summary of Conservation Needs and Scale of Restoration Opportunities</w:t>
        </w:r>
        <w:r w:rsidDel="00000000" w:rsidR="00000000" w:rsidRPr="00000000">
          <w:fldChar w:fldCharType="end"/>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This analysis </w:t>
        </w:r>
        <w:r w:rsidDel="00000000" w:rsidR="00000000" w:rsidRPr="00000000">
          <w:rPr>
            <w:rFonts w:ascii="Arial" w:cs="Arial" w:eastAsia="Arial" w:hAnsi="Arial"/>
            <w:sz w:val="22"/>
            <w:szCs w:val="22"/>
            <w:rtl w:val="0"/>
            <w:rPrChange w:author="Maggie Gallagher" w:id="2" w:date="2026-09-16T22:42:12Z">
              <w:rPr>
                <w:rFonts w:ascii="Arial" w:cs="Arial" w:eastAsia="Arial" w:hAnsi="Arial"/>
                <w:sz w:val="22"/>
                <w:szCs w:val="22"/>
              </w:rPr>
            </w:rPrChange>
          </w:rPr>
          <w:t xml:space="preserve">identifies</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both the extent of current opportunities for riparian and floodplain habitat restoration, and the scale of habitat needed to fully provide for the needs of species of concern. The </w:t>
        </w:r>
      </w:ins>
    </w:p>
    <w:p w:rsidR="00000000" w:rsidDel="00000000" w:rsidP="00000000" w:rsidRDefault="00000000" w:rsidRPr="00000000" w14:paraId="00000090">
      <w:pPr>
        <w:numPr>
          <w:ilvl w:val="0"/>
          <w:numId w:val="4"/>
        </w:numPr>
        <w:ind w:left="720" w:hanging="360"/>
        <w:rPr>
          <w:ins w:author="Maggie Gallagher" w:id="1" w:date="2026-09-16T22:42:12Z"/>
          <w:rFonts w:ascii="Arial" w:cs="Arial" w:eastAsia="Arial" w:hAnsi="Arial"/>
          <w:sz w:val="22"/>
          <w:szCs w:val="22"/>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Restorable floodplain area - conservation opportunities: </w:t>
        </w:r>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60,600 acres</w:t>
        </w:r>
      </w:ins>
    </w:p>
    <w:p w:rsidR="00000000" w:rsidDel="00000000" w:rsidP="00000000" w:rsidRDefault="00000000" w:rsidRPr="00000000" w14:paraId="00000091">
      <w:pPr>
        <w:numPr>
          <w:ilvl w:val="0"/>
          <w:numId w:val="4"/>
        </w:numPr>
        <w:ind w:left="720" w:hanging="360"/>
        <w:rPr>
          <w:ins w:author="Maggie Gallagher" w:id="1" w:date="2026-09-16T22:42:12Z"/>
          <w:rFonts w:ascii="Arial" w:cs="Arial" w:eastAsia="Arial" w:hAnsi="Arial"/>
          <w:sz w:val="22"/>
          <w:szCs w:val="22"/>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Floodplain and riparian area - conservation needs: </w:t>
        </w:r>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303,000 acres</w:t>
        </w:r>
      </w:ins>
    </w:p>
    <w:p w:rsidR="00000000" w:rsidDel="00000000" w:rsidP="00000000" w:rsidRDefault="00000000" w:rsidRPr="00000000" w14:paraId="00000092">
      <w:pPr>
        <w:rPr>
          <w:ins w:author="Maggie Gallagher" w:id="1" w:date="2026-09-16T22:42:12Z"/>
          <w:rFonts w:ascii="Arial" w:cs="Arial" w:eastAsia="Arial" w:hAnsi="Arial"/>
          <w:b w:val="1"/>
          <w:bCs w:val="1"/>
          <w:sz w:val="22"/>
          <w:szCs w:val="22"/>
          <w:u w:val="single"/>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p w:rsidR="00000000" w:rsidDel="00000000" w:rsidP="00000000" w:rsidRDefault="00000000" w:rsidRPr="00000000" w14:paraId="00000093">
      <w:pPr>
        <w:rPr>
          <w:ins w:author="Maggie Gallagher" w:id="1" w:date="2026-09-16T22:42:12Z"/>
          <w:rFonts w:ascii="Arial" w:cs="Arial" w:eastAsia="Arial" w:hAnsi="Arial"/>
          <w:b w:val="1"/>
          <w:bCs w:val="1"/>
          <w:sz w:val="22"/>
          <w:szCs w:val="22"/>
          <w:u w:val="single"/>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u w:val="single"/>
            <w:rtl w:val="0"/>
            <w:rPrChange w:author="Maggie Gallagher" w:id="2" w:date="2026-09-16T22:42:12Z">
              <w:rPr>
                <w:i w:val="1"/>
                <w:iCs w:val="1"/>
                <w:sz w:val="24"/>
                <w:szCs w:val="24"/>
                <w:shd w:fill="ff9900" w:val="clear"/>
              </w:rPr>
            </w:rPrChange>
          </w:rPr>
          <w:t xml:space="preserve">Scenario Development</w:t>
        </w:r>
      </w:ins>
    </w:p>
    <w:p w:rsidR="00000000" w:rsidDel="00000000" w:rsidP="00000000" w:rsidRDefault="00000000" w:rsidRPr="00000000" w14:paraId="00000094">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The 9 upland restoration scenarios stem from a 3x3 matrix of potential restoration actions. One axis varies based on the amount of restoration conducted, from a “minimal” to “maximal” amount. The other axis varies the habitat type that is prioritized in restoration planning.</w:t>
        </w:r>
      </w:ins>
    </w:p>
    <w:p w:rsidR="00000000" w:rsidDel="00000000" w:rsidP="00000000" w:rsidRDefault="00000000" w:rsidRPr="00000000" w14:paraId="00000095">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p w:rsidR="00000000" w:rsidDel="00000000" w:rsidP="00000000" w:rsidRDefault="00000000" w:rsidRPr="00000000" w14:paraId="00000096">
      <w:pPr>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commentRangeStart w:id="11"/>
        <w:commentRangeStart w:id="12"/>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Table 1: Upland Restoration</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ins>
    </w:p>
    <w:p w:rsidR="00000000" w:rsidDel="00000000" w:rsidP="00000000" w:rsidRDefault="00000000" w:rsidRPr="00000000" w14:paraId="00000097">
      <w:pPr>
        <w:rPr>
          <w:ins w:author="Maggie Gallagher" w:id="1" w:date="2026-09-16T22:42:12Z"/>
          <w:rFonts w:ascii="Arial" w:cs="Arial" w:eastAsia="Arial" w:hAnsi="Arial"/>
          <w:b w:val="1"/>
          <w:b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640"/>
        <w:gridCol w:w="2430"/>
        <w:gridCol w:w="2745"/>
        <w:tblGridChange w:id="0">
          <w:tblGrid>
            <w:gridCol w:w="1545"/>
            <w:gridCol w:w="2640"/>
            <w:gridCol w:w="2430"/>
            <w:gridCol w:w="2745"/>
          </w:tblGrid>
        </w:tblGridChange>
      </w:tblGrid>
      <w:tr>
        <w:trPr>
          <w:cantSplit w:val="0"/>
          <w:tblHeader w:val="0"/>
          <w:ins w:author="Maggie Gallagher" w:id="1" w:date="2026-09-16T22:42:12Z"/>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ins w:author="Maggie Gallagher" w:id="1" w:date="2026-09-16T22:42:12Z"/>
                <w:rFonts w:ascii="Arial" w:cs="Arial" w:eastAsia="Arial" w:hAnsi="Arial"/>
                <w:b w:val="1"/>
                <w:b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tl w:val="0"/>
                </w:rPr>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ins w:author="Maggie Gallagher" w:id="1" w:date="2026-09-16T22:42:12Z"/>
                <w:rFonts w:ascii="Arial" w:cs="Arial" w:eastAsia="Arial" w:hAnsi="Arial"/>
                <w:b w:val="1"/>
                <w:bCs w:val="1"/>
                <w:i w:val="1"/>
                <w:i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i w:val="1"/>
                  <w:iCs w:val="1"/>
                  <w:sz w:val="22"/>
                  <w:szCs w:val="22"/>
                  <w:rtl w:val="0"/>
                  <w:rPrChange w:author="Maggie Gallagher" w:id="2" w:date="2026-09-16T22:42:12Z">
                    <w:rPr>
                      <w:i w:val="1"/>
                      <w:iCs w:val="1"/>
                      <w:sz w:val="24"/>
                      <w:szCs w:val="24"/>
                      <w:shd w:fill="ff9900" w:val="clear"/>
                    </w:rPr>
                  </w:rPrChange>
                </w:rPr>
                <w:t xml:space="preserve">Prioritize forests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ins w:author="Maggie Gallagher" w:id="1" w:date="2026-09-16T22:42:12Z"/>
                <w:rFonts w:ascii="Arial" w:cs="Arial" w:eastAsia="Arial" w:hAnsi="Arial"/>
                <w:b w:val="1"/>
                <w:bCs w:val="1"/>
                <w:i w:val="1"/>
                <w:i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i w:val="1"/>
                  <w:iCs w:val="1"/>
                  <w:sz w:val="22"/>
                  <w:szCs w:val="22"/>
                  <w:rtl w:val="0"/>
                  <w:rPrChange w:author="Maggie Gallagher" w:id="2" w:date="2026-09-16T22:42:12Z">
                    <w:rPr>
                      <w:i w:val="1"/>
                      <w:iCs w:val="1"/>
                      <w:sz w:val="24"/>
                      <w:szCs w:val="24"/>
                      <w:shd w:fill="ff9900" w:val="clear"/>
                    </w:rPr>
                  </w:rPrChange>
                </w:rPr>
                <w:t xml:space="preserve">Prioritize meadows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ins w:author="Maggie Gallagher" w:id="1" w:date="2026-09-16T22:42:12Z"/>
                <w:rFonts w:ascii="Arial" w:cs="Arial" w:eastAsia="Arial" w:hAnsi="Arial"/>
                <w:b w:val="1"/>
                <w:bCs w:val="1"/>
                <w:i w:val="1"/>
                <w:i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i w:val="1"/>
                  <w:iCs w:val="1"/>
                  <w:sz w:val="22"/>
                  <w:szCs w:val="22"/>
                  <w:rtl w:val="0"/>
                  <w:rPrChange w:author="Maggie Gallagher" w:id="2" w:date="2026-09-16T22:42:12Z">
                    <w:rPr>
                      <w:i w:val="1"/>
                      <w:iCs w:val="1"/>
                      <w:sz w:val="24"/>
                      <w:szCs w:val="24"/>
                      <w:shd w:fill="ff9900" w:val="clear"/>
                    </w:rPr>
                  </w:rPrChange>
                </w:rPr>
                <w:t xml:space="preserve">Prioritize floodplains</w:t>
              </w:r>
            </w:ins>
          </w:p>
        </w:tc>
      </w:tr>
      <w:tr>
        <w:trPr>
          <w:cantSplit w:val="0"/>
          <w:tblHeader w:val="0"/>
          <w:ins w:author="Maggie Gallagher" w:id="1" w:date="2026-09-16T22:42:12Z"/>
        </w:trPr>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rPr>
                <w:ins w:author="Maggie Gallagher" w:id="1" w:date="2026-09-16T22:42:12Z"/>
                <w:rFonts w:ascii="Arial" w:cs="Arial" w:eastAsia="Arial" w:hAnsi="Arial"/>
                <w:b w:val="1"/>
                <w:bCs w:val="1"/>
                <w:i w:val="1"/>
                <w:i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i w:val="1"/>
                  <w:iCs w:val="1"/>
                  <w:sz w:val="22"/>
                  <w:szCs w:val="22"/>
                  <w:rtl w:val="0"/>
                  <w:rPrChange w:author="Maggie Gallagher" w:id="2" w:date="2026-09-16T22:42:12Z">
                    <w:rPr>
                      <w:i w:val="1"/>
                      <w:iCs w:val="1"/>
                      <w:sz w:val="24"/>
                      <w:szCs w:val="24"/>
                      <w:shd w:fill="ff9900" w:val="clear"/>
                    </w:rPr>
                  </w:rPrChange>
                </w:rPr>
                <w:t xml:space="preserve">Minimal restoration</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Lines w:val="0"/>
              <w:widowControl w:val="0"/>
              <w:spacing w:line="360" w:lineRule="auto"/>
              <w:rPr>
                <w:ins w:author="Maggie Gallagher" w:id="1" w:date="2026-09-16T22:42:12Z"/>
                <w:rFonts w:ascii="Arial" w:cs="Arial" w:eastAsia="Arial" w:hAnsi="Arial"/>
                <w:b w:val="1"/>
                <w:b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MIN-FOREST</w:t>
              </w:r>
            </w:ins>
          </w:p>
          <w:p w:rsidR="00000000" w:rsidDel="00000000" w:rsidP="00000000" w:rsidRDefault="00000000" w:rsidRPr="00000000" w14:paraId="0000009E">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12% of forest acres</w:t>
              </w:r>
            </w:ins>
          </w:p>
          <w:p w:rsidR="00000000" w:rsidDel="00000000" w:rsidP="00000000" w:rsidRDefault="00000000" w:rsidRPr="00000000" w14:paraId="0000009F">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10% of meadow acres</w:t>
              </w:r>
            </w:ins>
          </w:p>
          <w:p w:rsidR="00000000" w:rsidDel="00000000" w:rsidP="00000000" w:rsidRDefault="00000000" w:rsidRPr="00000000" w14:paraId="000000A0">
            <w:pPr>
              <w:keepLines w:val="0"/>
              <w:widowControl w:val="0"/>
              <w:spacing w:line="24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10% of </w:t>
              </w:r>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floodplain</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“opportunities” acres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MIN-MEADOW</w:t>
              </w:r>
              <w:r w:rsidDel="00000000" w:rsidR="00000000" w:rsidRPr="00000000">
                <w:rPr>
                  <w:rtl w:val="0"/>
                </w:rPr>
              </w:r>
            </w:ins>
          </w:p>
          <w:p w:rsidR="00000000" w:rsidDel="00000000" w:rsidP="00000000" w:rsidRDefault="00000000" w:rsidRPr="00000000" w14:paraId="000000A2">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4% of forest acres</w:t>
              </w:r>
            </w:ins>
          </w:p>
          <w:p w:rsidR="00000000" w:rsidDel="00000000" w:rsidP="00000000" w:rsidRDefault="00000000" w:rsidRPr="00000000" w14:paraId="000000A3">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30% of meadow acres</w:t>
              </w:r>
            </w:ins>
          </w:p>
          <w:p w:rsidR="00000000" w:rsidDel="00000000" w:rsidP="00000000" w:rsidRDefault="00000000" w:rsidRPr="00000000" w14:paraId="000000A4">
            <w:pPr>
              <w:keepLines w:val="0"/>
              <w:widowControl w:val="0"/>
              <w:spacing w:line="24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10% of </w:t>
              </w:r>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floodplain</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“opportunities” acres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MIN-FLOODPLAIN</w:t>
              </w:r>
              <w:r w:rsidDel="00000000" w:rsidR="00000000" w:rsidRPr="00000000">
                <w:rPr>
                  <w:rtl w:val="0"/>
                </w:rPr>
              </w:r>
            </w:ins>
          </w:p>
          <w:p w:rsidR="00000000" w:rsidDel="00000000" w:rsidP="00000000" w:rsidRDefault="00000000" w:rsidRPr="00000000" w14:paraId="000000A6">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4% of forest acres</w:t>
              </w:r>
            </w:ins>
          </w:p>
          <w:p w:rsidR="00000000" w:rsidDel="00000000" w:rsidP="00000000" w:rsidRDefault="00000000" w:rsidRPr="00000000" w14:paraId="000000A7">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10% of meadow acres</w:t>
              </w:r>
            </w:ins>
          </w:p>
          <w:p w:rsidR="00000000" w:rsidDel="00000000" w:rsidP="00000000" w:rsidRDefault="00000000" w:rsidRPr="00000000" w14:paraId="000000A8">
            <w:pPr>
              <w:keepLines w:val="0"/>
              <w:widowControl w:val="0"/>
              <w:spacing w:line="240" w:lineRule="auto"/>
              <w:rPr>
                <w:ins w:author="Maggie Gallagher" w:id="1" w:date="2026-09-16T22:42:12Z"/>
                <w:rFonts w:ascii="Arial" w:cs="Arial" w:eastAsia="Arial" w:hAnsi="Arial"/>
                <w:b w:val="1"/>
                <w:b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30% of </w:t>
              </w:r>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floodplain</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“opportunities” acres</w:t>
              </w:r>
              <w:r w:rsidDel="00000000" w:rsidR="00000000" w:rsidRPr="00000000">
                <w:rPr>
                  <w:rtl w:val="0"/>
                </w:rPr>
              </w:r>
            </w:ins>
          </w:p>
        </w:tc>
      </w:tr>
      <w:tr>
        <w:trPr>
          <w:cantSplit w:val="0"/>
          <w:tblHeader w:val="0"/>
          <w:ins w:author="Maggie Gallagher" w:id="1" w:date="2026-09-16T22:42:12Z"/>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rPr>
                <w:ins w:author="Maggie Gallagher" w:id="1" w:date="2026-09-16T22:42:12Z"/>
                <w:rFonts w:ascii="Arial" w:cs="Arial" w:eastAsia="Arial" w:hAnsi="Arial"/>
                <w:b w:val="1"/>
                <w:bCs w:val="1"/>
                <w:i w:val="1"/>
                <w:i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i w:val="1"/>
                  <w:iCs w:val="1"/>
                  <w:sz w:val="22"/>
                  <w:szCs w:val="22"/>
                  <w:rtl w:val="0"/>
                  <w:rPrChange w:author="Maggie Gallagher" w:id="2" w:date="2026-09-16T22:42:12Z">
                    <w:rPr>
                      <w:i w:val="1"/>
                      <w:iCs w:val="1"/>
                      <w:sz w:val="24"/>
                      <w:szCs w:val="24"/>
                      <w:shd w:fill="ff9900" w:val="clear"/>
                    </w:rPr>
                  </w:rPrChange>
                </w:rPr>
                <w:t xml:space="preserve">Medium restoration</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MED-FOREST</w:t>
              </w:r>
              <w:r w:rsidDel="00000000" w:rsidR="00000000" w:rsidRPr="00000000">
                <w:rPr>
                  <w:rtl w:val="0"/>
                </w:rPr>
              </w:r>
            </w:ins>
          </w:p>
          <w:p w:rsidR="00000000" w:rsidDel="00000000" w:rsidP="00000000" w:rsidRDefault="00000000" w:rsidRPr="00000000" w14:paraId="000000AB">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30</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of forest acres</w:t>
              </w:r>
            </w:ins>
          </w:p>
          <w:p w:rsidR="00000000" w:rsidDel="00000000" w:rsidP="00000000" w:rsidRDefault="00000000" w:rsidRPr="00000000" w14:paraId="000000AC">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40% of meadow acres</w:t>
              </w:r>
            </w:ins>
          </w:p>
          <w:p w:rsidR="00000000" w:rsidDel="00000000" w:rsidP="00000000" w:rsidRDefault="00000000" w:rsidRPr="00000000" w14:paraId="000000AD">
            <w:pPr>
              <w:keepLines w:val="0"/>
              <w:widowControl w:val="0"/>
              <w:spacing w:line="24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40% of </w:t>
              </w:r>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floodplain</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“opportunities” acres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MED-MEADOW</w:t>
              </w:r>
              <w:r w:rsidDel="00000000" w:rsidR="00000000" w:rsidRPr="00000000">
                <w:rPr>
                  <w:rtl w:val="0"/>
                </w:rPr>
              </w:r>
            </w:ins>
          </w:p>
          <w:p w:rsidR="00000000" w:rsidDel="00000000" w:rsidP="00000000" w:rsidRDefault="00000000" w:rsidRPr="00000000" w14:paraId="000000AF">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16% of forest acres</w:t>
              </w:r>
            </w:ins>
          </w:p>
          <w:p w:rsidR="00000000" w:rsidDel="00000000" w:rsidP="00000000" w:rsidRDefault="00000000" w:rsidRPr="00000000" w14:paraId="000000B0">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75% of meadow acres</w:t>
              </w:r>
            </w:ins>
          </w:p>
          <w:p w:rsidR="00000000" w:rsidDel="00000000" w:rsidP="00000000" w:rsidRDefault="00000000" w:rsidRPr="00000000" w14:paraId="000000B1">
            <w:pPr>
              <w:keepLines w:val="0"/>
              <w:widowControl w:val="0"/>
              <w:spacing w:line="24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40% of </w:t>
              </w:r>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floodplain</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“opportunities” acres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MED-FLOODPLAIN</w:t>
              </w:r>
              <w:r w:rsidDel="00000000" w:rsidR="00000000" w:rsidRPr="00000000">
                <w:rPr>
                  <w:rtl w:val="0"/>
                </w:rPr>
              </w:r>
            </w:ins>
          </w:p>
          <w:p w:rsidR="00000000" w:rsidDel="00000000" w:rsidP="00000000" w:rsidRDefault="00000000" w:rsidRPr="00000000" w14:paraId="000000B3">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16% of forest acres</w:t>
              </w:r>
            </w:ins>
          </w:p>
          <w:p w:rsidR="00000000" w:rsidDel="00000000" w:rsidP="00000000" w:rsidRDefault="00000000" w:rsidRPr="00000000" w14:paraId="000000B4">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40% of meadow acres</w:t>
              </w:r>
            </w:ins>
          </w:p>
          <w:p w:rsidR="00000000" w:rsidDel="00000000" w:rsidP="00000000" w:rsidRDefault="00000000" w:rsidRPr="00000000" w14:paraId="000000B5">
            <w:pPr>
              <w:keepLines w:val="0"/>
              <w:widowControl w:val="0"/>
              <w:spacing w:line="240" w:lineRule="auto"/>
              <w:rPr>
                <w:ins w:author="Maggie Gallagher" w:id="1" w:date="2026-09-16T22:42:12Z"/>
                <w:rFonts w:ascii="Arial" w:cs="Arial" w:eastAsia="Arial" w:hAnsi="Arial"/>
                <w:sz w:val="22"/>
                <w:szCs w:val="22"/>
                <w:highlight w:val="white"/>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75% of </w:t>
              </w:r>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floodplain</w:t>
              </w:r>
            </w:ins>
          </w:p>
          <w:p w:rsidR="00000000" w:rsidDel="00000000" w:rsidP="00000000" w:rsidRDefault="00000000" w:rsidRPr="00000000" w14:paraId="000000B6">
            <w:pPr>
              <w:keepLines w:val="0"/>
              <w:widowControl w:val="0"/>
              <w:spacing w:line="24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“opportunities” acres</w:t>
              </w:r>
            </w:ins>
          </w:p>
        </w:tc>
      </w:tr>
      <w:tr>
        <w:trPr>
          <w:cantSplit w:val="0"/>
          <w:tblHeader w:val="0"/>
          <w:ins w:author="Maggie Gallagher" w:id="1" w:date="2026-09-16T22:42:12Z"/>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rPr>
                <w:ins w:author="Maggie Gallagher" w:id="1" w:date="2026-09-16T22:42:12Z"/>
                <w:rFonts w:ascii="Arial" w:cs="Arial" w:eastAsia="Arial" w:hAnsi="Arial"/>
                <w:b w:val="1"/>
                <w:bCs w:val="1"/>
                <w:i w:val="1"/>
                <w:i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i w:val="1"/>
                  <w:iCs w:val="1"/>
                  <w:sz w:val="22"/>
                  <w:szCs w:val="22"/>
                  <w:rtl w:val="0"/>
                  <w:rPrChange w:author="Maggie Gallagher" w:id="2" w:date="2026-09-16T22:42:12Z">
                    <w:rPr>
                      <w:i w:val="1"/>
                      <w:iCs w:val="1"/>
                      <w:sz w:val="24"/>
                      <w:szCs w:val="24"/>
                      <w:shd w:fill="ff9900" w:val="clear"/>
                    </w:rPr>
                  </w:rPrChange>
                </w:rPr>
                <w:t xml:space="preserve">Maximal restoration</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Lines w:val="0"/>
              <w:widowControl w:val="0"/>
              <w:spacing w:line="360" w:lineRule="auto"/>
              <w:rPr>
                <w:ins w:author="Maggie Gallagher" w:id="1" w:date="2026-09-16T22:42:12Z"/>
                <w:rFonts w:ascii="Arial" w:cs="Arial" w:eastAsia="Arial" w:hAnsi="Arial"/>
                <w:b w:val="1"/>
                <w:bCs w:val="1"/>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MAX-FOREST</w:t>
              </w:r>
            </w:ins>
          </w:p>
          <w:p w:rsidR="00000000" w:rsidDel="00000000" w:rsidP="00000000" w:rsidRDefault="00000000" w:rsidRPr="00000000" w14:paraId="000000B9">
            <w:pPr>
              <w:keepLines w:val="0"/>
              <w:widowControl w:val="0"/>
              <w:spacing w:line="360" w:lineRule="auto"/>
              <w:rPr>
                <w:ins w:author="Maggie Gallagher" w:id="1" w:date="2026-09-16T22:42:12Z"/>
                <w:rFonts w:ascii="Arial" w:cs="Arial" w:eastAsia="Arial" w:hAnsi="Arial"/>
                <w:sz w:val="22"/>
                <w:szCs w:val="22"/>
                <w:highlight w:val="cyan"/>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60% of forest acres</w:t>
              </w:r>
              <w:r w:rsidDel="00000000" w:rsidR="00000000" w:rsidRPr="00000000">
                <w:rPr>
                  <w:rtl w:val="0"/>
                </w:rPr>
              </w:r>
            </w:ins>
          </w:p>
          <w:p w:rsidR="00000000" w:rsidDel="00000000" w:rsidP="00000000" w:rsidRDefault="00000000" w:rsidRPr="00000000" w14:paraId="000000BA">
            <w:pPr>
              <w:keepLines w:val="0"/>
              <w:widowControl w:val="0"/>
              <w:spacing w:line="360" w:lineRule="auto"/>
              <w:rPr>
                <w:ins w:author="Maggie Gallagher" w:id="1" w:date="2026-09-16T22:42:12Z"/>
                <w:rFonts w:ascii="Arial" w:cs="Arial" w:eastAsia="Arial" w:hAnsi="Arial"/>
                <w:sz w:val="22"/>
                <w:szCs w:val="22"/>
                <w:highlight w:val="white"/>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100% of meadow acres</w:t>
              </w:r>
            </w:ins>
          </w:p>
          <w:p w:rsidR="00000000" w:rsidDel="00000000" w:rsidP="00000000" w:rsidRDefault="00000000" w:rsidRPr="00000000" w14:paraId="000000BB">
            <w:pPr>
              <w:keepLines w:val="0"/>
              <w:widowControl w:val="0"/>
              <w:spacing w:line="240" w:lineRule="auto"/>
              <w:rPr>
                <w:ins w:author="Maggie Gallagher" w:id="1" w:date="2026-09-16T22:42:12Z"/>
                <w:rFonts w:ascii="Arial" w:cs="Arial" w:eastAsia="Arial" w:hAnsi="Arial"/>
                <w:sz w:val="22"/>
                <w:szCs w:val="22"/>
                <w:highlight w:val="white"/>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100% of floodplain “opportunities” acres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MAX-MEADOW</w:t>
              </w:r>
              <w:r w:rsidDel="00000000" w:rsidR="00000000" w:rsidRPr="00000000">
                <w:rPr>
                  <w:rtl w:val="0"/>
                </w:rPr>
              </w:r>
            </w:ins>
          </w:p>
          <w:p w:rsidR="00000000" w:rsidDel="00000000" w:rsidP="00000000" w:rsidRDefault="00000000" w:rsidRPr="00000000" w14:paraId="000000BD">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40% of forest acres</w:t>
              </w:r>
            </w:ins>
          </w:p>
          <w:p w:rsidR="00000000" w:rsidDel="00000000" w:rsidP="00000000" w:rsidRDefault="00000000" w:rsidRPr="00000000" w14:paraId="000000BE">
            <w:pPr>
              <w:keepLines w:val="0"/>
              <w:widowControl w:val="0"/>
              <w:spacing w:line="24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300% of meadow </w:t>
              </w:r>
            </w:ins>
          </w:p>
          <w:p w:rsidR="00000000" w:rsidDel="00000000" w:rsidP="00000000" w:rsidRDefault="00000000" w:rsidRPr="00000000" w14:paraId="000000BF">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acres</w:t>
              </w:r>
            </w:ins>
          </w:p>
          <w:p w:rsidR="00000000" w:rsidDel="00000000" w:rsidP="00000000" w:rsidRDefault="00000000" w:rsidRPr="00000000" w14:paraId="000000C0">
            <w:pPr>
              <w:keepLines w:val="0"/>
              <w:widowControl w:val="0"/>
              <w:spacing w:line="24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100% of </w:t>
              </w:r>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floodplain </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“opportunities” acres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b w:val="1"/>
                  <w:bCs w:val="1"/>
                  <w:sz w:val="22"/>
                  <w:szCs w:val="22"/>
                  <w:rtl w:val="0"/>
                  <w:rPrChange w:author="Maggie Gallagher" w:id="2" w:date="2026-09-16T22:42:12Z">
                    <w:rPr>
                      <w:i w:val="1"/>
                      <w:iCs w:val="1"/>
                      <w:sz w:val="24"/>
                      <w:szCs w:val="24"/>
                      <w:shd w:fill="ff9900" w:val="clear"/>
                    </w:rPr>
                  </w:rPrChange>
                </w:rPr>
                <w:t xml:space="preserve">MAX-FLOODPLAIN</w:t>
              </w:r>
              <w:r w:rsidDel="00000000" w:rsidR="00000000" w:rsidRPr="00000000">
                <w:rPr>
                  <w:rtl w:val="0"/>
                </w:rPr>
              </w:r>
            </w:ins>
          </w:p>
          <w:p w:rsidR="00000000" w:rsidDel="00000000" w:rsidP="00000000" w:rsidRDefault="00000000" w:rsidRPr="00000000" w14:paraId="000000C2">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40% of forest acres</w:t>
              </w:r>
            </w:ins>
          </w:p>
          <w:p w:rsidR="00000000" w:rsidDel="00000000" w:rsidP="00000000" w:rsidRDefault="00000000" w:rsidRPr="00000000" w14:paraId="000000C3">
            <w:pPr>
              <w:keepLines w:val="0"/>
              <w:widowControl w:val="0"/>
              <w:spacing w:line="360" w:lineRule="auto"/>
              <w:rPr>
                <w:ins w:author="Maggie Gallagher" w:id="1" w:date="2026-09-16T22:42:12Z"/>
                <w:rFonts w:ascii="Arial" w:cs="Arial" w:eastAsia="Arial" w:hAnsi="Arial"/>
                <w:sz w:val="22"/>
                <w:szCs w:val="22"/>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100% of meadow acres</w:t>
              </w:r>
            </w:ins>
          </w:p>
          <w:p w:rsidR="00000000" w:rsidDel="00000000" w:rsidP="00000000" w:rsidRDefault="00000000" w:rsidRPr="00000000" w14:paraId="000000C4">
            <w:pPr>
              <w:keepLines w:val="0"/>
              <w:widowControl w:val="0"/>
              <w:spacing w:line="240" w:lineRule="auto"/>
              <w:rPr>
                <w:ins w:author="Maggie Gallagher" w:id="1" w:date="2026-09-16T22:42:12Z"/>
                <w:rFonts w:ascii="Arial" w:cs="Arial" w:eastAsia="Arial" w:hAnsi="Arial"/>
                <w:sz w:val="22"/>
                <w:szCs w:val="22"/>
                <w:highlight w:val="cyan"/>
                <w:rPrChange w:author="Maggie Gallagher" w:id="2" w:date="2026-09-16T22:42:12Z">
                  <w:rPr>
                    <w:i w:val="1"/>
                    <w:iCs w:val="1"/>
                    <w:sz w:val="24"/>
                    <w:szCs w:val="24"/>
                    <w:shd w:fill="ff9900" w:val="clear"/>
                  </w:rPr>
                </w:rPrChange>
              </w:rPr>
            </w:pPr>
            <w:ins w:author="Maggie Gallagher" w:id="1" w:date="2026-09-16T22:42:12Z">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100% of </w:t>
              </w:r>
              <w:r w:rsidDel="00000000" w:rsidR="00000000" w:rsidRPr="00000000">
                <w:rPr>
                  <w:rFonts w:ascii="Arial" w:cs="Arial" w:eastAsia="Arial" w:hAnsi="Arial"/>
                  <w:sz w:val="22"/>
                  <w:szCs w:val="22"/>
                  <w:highlight w:val="white"/>
                  <w:rtl w:val="0"/>
                  <w:rPrChange w:author="Maggie Gallagher" w:id="2" w:date="2026-09-16T22:42:12Z">
                    <w:rPr>
                      <w:i w:val="1"/>
                      <w:iCs w:val="1"/>
                      <w:sz w:val="24"/>
                      <w:szCs w:val="24"/>
                      <w:shd w:fill="ff9900" w:val="clear"/>
                    </w:rPr>
                  </w:rPrChange>
                </w:rPr>
                <w:t xml:space="preserve">floodplain</w:t>
              </w:r>
              <w:r w:rsidDel="00000000" w:rsidR="00000000" w:rsidRPr="00000000">
                <w:rPr>
                  <w:rFonts w:ascii="Arial" w:cs="Arial" w:eastAsia="Arial" w:hAnsi="Arial"/>
                  <w:sz w:val="22"/>
                  <w:szCs w:val="22"/>
                  <w:rtl w:val="0"/>
                  <w:rPrChange w:author="Maggie Gallagher" w:id="2" w:date="2026-09-16T22:42:12Z">
                    <w:rPr>
                      <w:i w:val="1"/>
                      <w:iCs w:val="1"/>
                      <w:sz w:val="24"/>
                      <w:szCs w:val="24"/>
                      <w:shd w:fill="ff9900" w:val="clear"/>
                    </w:rPr>
                  </w:rPrChange>
                </w:rPr>
                <w:t xml:space="preserve"> “needs” acres</w:t>
              </w:r>
              <w:r w:rsidDel="00000000" w:rsidR="00000000" w:rsidRPr="00000000">
                <w:rPr>
                  <w:rtl w:val="0"/>
                </w:rPr>
              </w:r>
            </w:ins>
          </w:p>
        </w:tc>
      </w:tr>
    </w:tbl>
    <w:p w:rsidR="00000000" w:rsidDel="00000000" w:rsidP="00000000" w:rsidRDefault="00000000" w:rsidRPr="00000000" w14:paraId="000000C5">
      <w:pPr>
        <w:rPr>
          <w:b w:val="1"/>
          <w:bCs w:val="1"/>
          <w:shd w:fill="ff9900" w:val="clear"/>
          <w:rPrChange w:author="Maggie Gallagher" w:id="2" w:date="2026-09-16T22:42:12Z">
            <w:rPr>
              <w:i w:val="1"/>
              <w:iCs w:val="1"/>
              <w:shd w:fill="ff9900" w:val="clear"/>
            </w:rPr>
          </w:rPrChange>
        </w:rPr>
      </w:pPr>
      <w:r w:rsidDel="00000000" w:rsidR="00000000" w:rsidRPr="00000000">
        <w:rPr>
          <w:rtl w:val="0"/>
        </w:rPr>
      </w:r>
    </w:p>
    <w:p w:rsidR="00000000" w:rsidDel="00000000" w:rsidP="00000000" w:rsidRDefault="00000000" w:rsidRPr="00000000" w14:paraId="000000C6">
      <w:pPr>
        <w:rPr>
          <w:i w:val="1"/>
          <w:iCs w:val="1"/>
          <w:shd w:fill="ff9900" w:val="clear"/>
        </w:rPr>
      </w:pPr>
      <w:r w:rsidDel="00000000" w:rsidR="00000000" w:rsidRPr="00000000">
        <w:rPr>
          <w:rtl w:val="0"/>
        </w:rPr>
      </w:r>
    </w:p>
    <w:p w:rsidR="00000000" w:rsidDel="00000000" w:rsidP="00000000" w:rsidRDefault="00000000" w:rsidRPr="00000000" w14:paraId="000000C7">
      <w:pPr>
        <w:pStyle w:val="Heading2"/>
        <w:rPr/>
      </w:pPr>
      <w:bookmarkStart w:colFirst="0" w:colLast="0" w:name="_l6o0jnx1j8x6" w:id="16"/>
      <w:bookmarkEnd w:id="16"/>
      <w:r w:rsidDel="00000000" w:rsidR="00000000" w:rsidRPr="00000000">
        <w:rPr>
          <w:rtl w:val="0"/>
        </w:rPr>
        <w:t xml:space="preserve">Results</w:t>
      </w:r>
    </w:p>
    <w:p w:rsidR="00000000" w:rsidDel="00000000" w:rsidP="00000000" w:rsidRDefault="00000000" w:rsidRPr="00000000" w14:paraId="000000C8">
      <w:pPr>
        <w:rPr/>
      </w:pPr>
      <w:r w:rsidDel="00000000" w:rsidR="00000000" w:rsidRPr="00000000">
        <w:rPr>
          <w:rtl w:val="0"/>
        </w:rPr>
        <w:t xml:space="preserve">In accordance with EcoRestore and other currently planned projects, all scenarios (including Business As Usual) included 30,000 restored acres (</w:t>
      </w:r>
      <w:r w:rsidDel="00000000" w:rsidR="00000000" w:rsidRPr="00000000">
        <w:rPr>
          <w:highlight w:val="yellow"/>
          <w:rtl w:val="0"/>
        </w:rPr>
        <w:t xml:space="preserve">California Department of Water Resources, 2020).</w:t>
      </w:r>
      <w:r w:rsidDel="00000000" w:rsidR="00000000" w:rsidRPr="00000000">
        <w:rPr>
          <w:rtl w:val="0"/>
        </w:rPr>
        <w:t xml:space="preserve"> Therefore, although these 30,000 acres would change the current reality, their implementation does not change any scoring, as it is evenly and consistently applied across all scenarios, including the baseline scenario.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Eco Machine and New Green Watershed are the only scenarios that include restoration regimes and landscape-level changes. While Eco Machine focuses on restoration of tidal wetlands in Franks Tract and Suisun Marsh, New Green Watershed incorporates both in-Delta and upper watershed restoration. The acreage of restoration per region for each scenario is shown in Table 1</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b w:val="1"/>
          <w:bCs w:val="1"/>
          <w:i w:val="1"/>
          <w:iCs w:val="1"/>
        </w:rPr>
      </w:pPr>
      <w:r w:rsidDel="00000000" w:rsidR="00000000" w:rsidRPr="00000000">
        <w:rPr>
          <w:b w:val="1"/>
          <w:bCs w:val="1"/>
          <w:rtl w:val="0"/>
        </w:rPr>
        <w:t xml:space="preserve">Table 2: </w:t>
      </w:r>
      <w:r w:rsidDel="00000000" w:rsidR="00000000" w:rsidRPr="00000000">
        <w:rPr>
          <w:b w:val="1"/>
          <w:bCs w:val="1"/>
          <w:rtl w:val="0"/>
        </w:rPr>
        <w:t xml:space="preserve">RESTORED ACRES ACROSS SCENARIOS</w:t>
      </w:r>
      <w:r w:rsidDel="00000000" w:rsidR="00000000" w:rsidRPr="00000000">
        <w:rPr>
          <w:rtl w:val="0"/>
        </w:rPr>
      </w:r>
    </w:p>
    <w:tbl>
      <w:tblPr>
        <w:tblStyle w:val="Table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050"/>
        <w:gridCol w:w="1170"/>
        <w:gridCol w:w="1230"/>
        <w:gridCol w:w="1275"/>
        <w:gridCol w:w="1350"/>
        <w:gridCol w:w="1680"/>
        <w:tblGridChange w:id="0">
          <w:tblGrid>
            <w:gridCol w:w="1560"/>
            <w:gridCol w:w="1050"/>
            <w:gridCol w:w="1170"/>
            <w:gridCol w:w="1230"/>
            <w:gridCol w:w="1275"/>
            <w:gridCol w:w="1350"/>
            <w:gridCol w:w="168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Scenario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In-Delta Restored Acres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Upper Watershed Restored Acres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Tidal wetlands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Managed wetlands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Wet soil ag</w:t>
            </w:r>
            <w:commentRangeStart w:id="13"/>
            <w:commentRangeStart w:id="14"/>
            <w:commentRangeStart w:id="15"/>
            <w:commentRangeStart w:id="16"/>
            <w:commentRangeStart w:id="17"/>
            <w:r w:rsidDel="00000000" w:rsidR="00000000" w:rsidRPr="00000000">
              <w:rPr>
                <w:rFonts w:ascii="Arial" w:cs="Arial" w:eastAsia="Arial" w:hAnsi="Arial"/>
                <w:sz w:val="20"/>
                <w:szCs w:val="20"/>
                <w:rtl w:val="0"/>
              </w:rPr>
              <w:t xml:space="preserve">…?</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Montane Forests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Montane Meadows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Business as Usual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Bolster and Fortify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A Tunnel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Calling on 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Eco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New Green 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56,286 - 248,815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0 - 189,023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468,000 - 4,450,000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34,800 - 347,600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6,400 - 303,300</w:t>
            </w:r>
          </w:p>
        </w:tc>
      </w:tr>
    </w:tbl>
    <w:p w:rsidR="00000000" w:rsidDel="00000000" w:rsidP="00000000" w:rsidRDefault="00000000" w:rsidRPr="00000000" w14:paraId="000001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3: RESTORED ACRES - NEW GREEN WATERSHED </w:t>
      </w:r>
      <w:r w:rsidDel="00000000" w:rsidR="00000000" w:rsidRPr="00000000">
        <w:rPr>
          <w:rFonts w:ascii="Arial" w:cs="Arial" w:eastAsia="Arial" w:hAnsi="Arial"/>
          <w:b w:val="1"/>
          <w:bCs w:val="1"/>
          <w:sz w:val="22"/>
          <w:szCs w:val="22"/>
          <w:rtl w:val="0"/>
        </w:rPr>
        <w:t xml:space="preserve">UPLAND SUB-SCENARIOS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640"/>
        <w:gridCol w:w="2430"/>
        <w:gridCol w:w="2745"/>
        <w:tblGridChange w:id="0">
          <w:tblGrid>
            <w:gridCol w:w="1545"/>
            <w:gridCol w:w="2640"/>
            <w:gridCol w:w="2430"/>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Prioritize forests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Prioritize meadows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Prioritize floodplains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Minimal restoration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MIN-FOREST</w:t>
            </w:r>
          </w:p>
          <w:p w:rsidR="00000000" w:rsidDel="00000000" w:rsidP="00000000" w:rsidRDefault="00000000" w:rsidRPr="00000000" w14:paraId="0000010F">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Forests: 1,404,000</w:t>
            </w:r>
          </w:p>
          <w:p w:rsidR="00000000" w:rsidDel="00000000" w:rsidP="00000000" w:rsidRDefault="00000000" w:rsidRPr="00000000" w14:paraId="00000110">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Meadows: 11,600</w:t>
            </w:r>
          </w:p>
          <w:p w:rsidR="00000000" w:rsidDel="00000000" w:rsidP="00000000" w:rsidRDefault="00000000" w:rsidRPr="00000000" w14:paraId="00000111">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 6,400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MIN-MEADOW</w:t>
            </w:r>
          </w:p>
          <w:p w:rsidR="00000000" w:rsidDel="00000000" w:rsidP="00000000" w:rsidRDefault="00000000" w:rsidRPr="00000000" w14:paraId="00000113">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Forests: 468,000 </w:t>
            </w:r>
          </w:p>
          <w:p w:rsidR="00000000" w:rsidDel="00000000" w:rsidP="00000000" w:rsidRDefault="00000000" w:rsidRPr="00000000" w14:paraId="00000114">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Meadows: 34,800 </w:t>
            </w:r>
          </w:p>
          <w:p w:rsidR="00000000" w:rsidDel="00000000" w:rsidP="00000000" w:rsidRDefault="00000000" w:rsidRPr="00000000" w14:paraId="00000115">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 6,400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MIN-FLOODPLAIN</w:t>
            </w:r>
          </w:p>
          <w:p w:rsidR="00000000" w:rsidDel="00000000" w:rsidP="00000000" w:rsidRDefault="00000000" w:rsidRPr="00000000" w14:paraId="00000117">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Forests: 468,000</w:t>
            </w:r>
          </w:p>
          <w:p w:rsidR="00000000" w:rsidDel="00000000" w:rsidP="00000000" w:rsidRDefault="00000000" w:rsidRPr="00000000" w14:paraId="00000118">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Meadows: 11,600 </w:t>
            </w:r>
          </w:p>
          <w:p w:rsidR="00000000" w:rsidDel="00000000" w:rsidP="00000000" w:rsidRDefault="00000000" w:rsidRPr="00000000" w14:paraId="00000119">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 19,000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Medium restoration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MED-FOREST</w:t>
            </w:r>
          </w:p>
          <w:p w:rsidR="00000000" w:rsidDel="00000000" w:rsidP="00000000" w:rsidRDefault="00000000" w:rsidRPr="00000000" w14:paraId="0000011C">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Forests: 3,510,000 </w:t>
            </w:r>
          </w:p>
          <w:p w:rsidR="00000000" w:rsidDel="00000000" w:rsidP="00000000" w:rsidRDefault="00000000" w:rsidRPr="00000000" w14:paraId="0000011D">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Meadows: 46,300</w:t>
            </w:r>
          </w:p>
          <w:p w:rsidR="00000000" w:rsidDel="00000000" w:rsidP="00000000" w:rsidRDefault="00000000" w:rsidRPr="00000000" w14:paraId="0000011E">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 25,400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MED-MEADOW</w:t>
            </w:r>
          </w:p>
          <w:p w:rsidR="00000000" w:rsidDel="00000000" w:rsidP="00000000" w:rsidRDefault="00000000" w:rsidRPr="00000000" w14:paraId="00000120">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Forests: 1,872,000 </w:t>
            </w:r>
          </w:p>
          <w:p w:rsidR="00000000" w:rsidDel="00000000" w:rsidP="00000000" w:rsidRDefault="00000000" w:rsidRPr="00000000" w14:paraId="00000121">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Meadows: 86,900 </w:t>
            </w:r>
          </w:p>
          <w:p w:rsidR="00000000" w:rsidDel="00000000" w:rsidP="00000000" w:rsidRDefault="00000000" w:rsidRPr="00000000" w14:paraId="00000122">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 25,400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MED-FLOODPLAIN</w:t>
            </w:r>
          </w:p>
          <w:p w:rsidR="00000000" w:rsidDel="00000000" w:rsidP="00000000" w:rsidRDefault="00000000" w:rsidRPr="00000000" w14:paraId="00000124">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Forests: 1,872,000 </w:t>
            </w:r>
          </w:p>
          <w:p w:rsidR="00000000" w:rsidDel="00000000" w:rsidP="00000000" w:rsidRDefault="00000000" w:rsidRPr="00000000" w14:paraId="00000125">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Meadows: 46,300 </w:t>
            </w:r>
          </w:p>
          <w:p w:rsidR="00000000" w:rsidDel="00000000" w:rsidP="00000000" w:rsidRDefault="00000000" w:rsidRPr="00000000" w14:paraId="00000126">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 47,700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Maximal restoration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MAX-FOREST</w:t>
            </w:r>
          </w:p>
          <w:p w:rsidR="00000000" w:rsidDel="00000000" w:rsidP="00000000" w:rsidRDefault="00000000" w:rsidRPr="00000000" w14:paraId="00000129">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Forests: 7,020,000 </w:t>
            </w:r>
          </w:p>
          <w:p w:rsidR="00000000" w:rsidDel="00000000" w:rsidP="00000000" w:rsidRDefault="00000000" w:rsidRPr="00000000" w14:paraId="0000012A">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Meadows: 115,900 </w:t>
            </w:r>
          </w:p>
          <w:p w:rsidR="00000000" w:rsidDel="00000000" w:rsidP="00000000" w:rsidRDefault="00000000" w:rsidRPr="00000000" w14:paraId="0000012B">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 63,600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MAX-MEADOW</w:t>
            </w:r>
          </w:p>
          <w:p w:rsidR="00000000" w:rsidDel="00000000" w:rsidP="00000000" w:rsidRDefault="00000000" w:rsidRPr="00000000" w14:paraId="0000012D">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Forests: 4,450,000 </w:t>
            </w:r>
          </w:p>
          <w:p w:rsidR="00000000" w:rsidDel="00000000" w:rsidP="00000000" w:rsidRDefault="00000000" w:rsidRPr="00000000" w14:paraId="0000012E">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Meadows: 347,600 </w:t>
            </w:r>
          </w:p>
          <w:p w:rsidR="00000000" w:rsidDel="00000000" w:rsidP="00000000" w:rsidRDefault="00000000" w:rsidRPr="00000000" w14:paraId="0000012F">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 63,600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MAX-FLOODPLAIN</w:t>
            </w:r>
          </w:p>
          <w:p w:rsidR="00000000" w:rsidDel="00000000" w:rsidP="00000000" w:rsidRDefault="00000000" w:rsidRPr="00000000" w14:paraId="00000131">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Forests: 4,680,000 </w:t>
            </w:r>
          </w:p>
          <w:p w:rsidR="00000000" w:rsidDel="00000000" w:rsidP="00000000" w:rsidRDefault="00000000" w:rsidRPr="00000000" w14:paraId="00000132">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Meadows: 115,900 </w:t>
            </w:r>
          </w:p>
          <w:p w:rsidR="00000000" w:rsidDel="00000000" w:rsidP="00000000" w:rsidRDefault="00000000" w:rsidRPr="00000000" w14:paraId="00000133">
            <w:pPr>
              <w:widowControl w:val="0"/>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Floodplains: 303,300 </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Table 4: RESTORED ACRES - NEW GREEN WATERSHED IN-DELTA SUB-SCENARIOS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Managed Wetlands (acres)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Wet Soil Ag (Rice) (acres)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Sub-scenario 1: 100% 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248,815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Sub-scenario 2: 50/50 </w:t>
            </w:r>
            <w:r w:rsidDel="00000000" w:rsidR="00000000" w:rsidRPr="00000000">
              <w:rPr>
                <w:b w:val="1"/>
                <w:bCs w:val="1"/>
                <w:i w:val="1"/>
                <w:iCs w:val="1"/>
                <w:rtl w:val="0"/>
              </w:rPr>
              <w:t xml:space="preserve">(primary scenario)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102,982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145,833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Sub-scenario 3: 25/75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189,023</w:t>
            </w:r>
          </w:p>
        </w:tc>
      </w:tr>
    </w:tbl>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sz w:val="24"/>
          <w:szCs w:val="24"/>
        </w:rPr>
      </w:pPr>
      <w:r w:rsidDel="00000000" w:rsidR="00000000" w:rsidRPr="00000000">
        <w:rPr>
          <w:rtl w:val="0"/>
        </w:rPr>
      </w:r>
    </w:p>
    <w:p w:rsidR="00000000" w:rsidDel="00000000" w:rsidP="00000000" w:rsidRDefault="00000000" w:rsidRPr="00000000" w14:paraId="00000145">
      <w:pPr>
        <w:rPr>
          <w:b w:val="1"/>
          <w:bCs w:val="1"/>
          <w:sz w:val="24"/>
          <w:szCs w:val="24"/>
          <w:highlight w:val="yellow"/>
        </w:rPr>
      </w:pPr>
      <w:r w:rsidDel="00000000" w:rsidR="00000000" w:rsidRPr="00000000">
        <w:rPr>
          <w:b w:val="1"/>
          <w:bCs w:val="1"/>
          <w:highlight w:val="yellow"/>
          <w:rtl w:val="0"/>
        </w:rPr>
        <w:t xml:space="preserve">NOTE: </w:t>
      </w:r>
      <w:r w:rsidDel="00000000" w:rsidR="00000000" w:rsidRPr="00000000">
        <w:rPr>
          <w:b w:val="1"/>
          <w:bCs w:val="1"/>
          <w:sz w:val="24"/>
          <w:szCs w:val="24"/>
          <w:highlight w:val="yellow"/>
          <w:rtl w:val="0"/>
        </w:rPr>
        <w:t xml:space="preserve">The remaining metrics are not directly measured, but are assumed</w:t>
      </w:r>
      <w:r w:rsidDel="00000000" w:rsidR="00000000" w:rsidRPr="00000000">
        <w:rPr>
          <w:b w:val="1"/>
          <w:bCs w:val="1"/>
          <w:highlight w:val="yellow"/>
          <w:rtl w:val="0"/>
        </w:rPr>
        <w:t xml:space="preserve"> across</w:t>
      </w:r>
      <w:r w:rsidDel="00000000" w:rsidR="00000000" w:rsidRPr="00000000">
        <w:rPr>
          <w:b w:val="1"/>
          <w:bCs w:val="1"/>
          <w:sz w:val="24"/>
          <w:szCs w:val="24"/>
          <w:highlight w:val="yellow"/>
          <w:rtl w:val="0"/>
        </w:rPr>
        <w:t xml:space="preserve"> the scenarios. These results will detail how the different </w:t>
      </w:r>
      <w:r w:rsidDel="00000000" w:rsidR="00000000" w:rsidRPr="00000000">
        <w:rPr>
          <w:b w:val="1"/>
          <w:bCs w:val="1"/>
          <w:highlight w:val="yellow"/>
          <w:rtl w:val="0"/>
        </w:rPr>
        <w:t xml:space="preserve">metrics</w:t>
      </w:r>
      <w:r w:rsidDel="00000000" w:rsidR="00000000" w:rsidRPr="00000000">
        <w:rPr>
          <w:b w:val="1"/>
          <w:bCs w:val="1"/>
          <w:sz w:val="24"/>
          <w:szCs w:val="24"/>
          <w:highlight w:val="yellow"/>
          <w:rtl w:val="0"/>
        </w:rPr>
        <w:t xml:space="preserve"> can be applied and achieved in the Delta. </w:t>
      </w:r>
    </w:p>
    <w:p w:rsidR="00000000" w:rsidDel="00000000" w:rsidP="00000000" w:rsidRDefault="00000000" w:rsidRPr="00000000" w14:paraId="00000146">
      <w:pPr>
        <w:rPr>
          <w:b w:val="1"/>
          <w:bCs w:val="1"/>
          <w:sz w:val="24"/>
          <w:szCs w:val="24"/>
          <w:highlight w:val="yellow"/>
        </w:rPr>
      </w:pPr>
      <w:r w:rsidDel="00000000" w:rsidR="00000000" w:rsidRPr="00000000">
        <w:rPr>
          <w:rtl w:val="0"/>
        </w:rPr>
      </w:r>
    </w:p>
    <w:p w:rsidR="00000000" w:rsidDel="00000000" w:rsidP="00000000" w:rsidRDefault="00000000" w:rsidRPr="00000000" w14:paraId="00000147">
      <w:pPr>
        <w:pStyle w:val="Heading1"/>
        <w:rPr/>
      </w:pPr>
      <w:bookmarkStart w:colFirst="0" w:colLast="0" w:name="_zgzk1j342qfp" w:id="17"/>
      <w:bookmarkEnd w:id="17"/>
      <w:r w:rsidDel="00000000" w:rsidR="00000000" w:rsidRPr="00000000">
        <w:rPr>
          <w:rtl w:val="0"/>
        </w:rPr>
        <w:t xml:space="preserve">Metric B: Increased Access to Landscapes for Stewardship, Subsistence, Ceremony, and Cultural Practices</w:t>
      </w:r>
    </w:p>
    <w:p w:rsidR="00000000" w:rsidDel="00000000" w:rsidP="00000000" w:rsidRDefault="00000000" w:rsidRPr="00000000" w14:paraId="00000148">
      <w:pPr>
        <w:pStyle w:val="Heading2"/>
        <w:rPr/>
      </w:pPr>
      <w:bookmarkStart w:colFirst="0" w:colLast="0" w:name="_za3iiuwvuaee" w:id="18"/>
      <w:bookmarkEnd w:id="18"/>
      <w:r w:rsidDel="00000000" w:rsidR="00000000" w:rsidRPr="00000000">
        <w:rPr>
          <w:rtl w:val="0"/>
        </w:rPr>
        <w:t xml:space="preserve">Location of Measurement</w:t>
      </w:r>
    </w:p>
    <w:p w:rsidR="00000000" w:rsidDel="00000000" w:rsidP="00000000" w:rsidRDefault="00000000" w:rsidRPr="00000000" w14:paraId="00000149">
      <w:pPr>
        <w:rPr>
          <w:sz w:val="24"/>
          <w:szCs w:val="24"/>
        </w:rPr>
      </w:pPr>
      <w:r w:rsidDel="00000000" w:rsidR="00000000" w:rsidRPr="00000000">
        <w:rPr>
          <w:sz w:val="24"/>
          <w:szCs w:val="24"/>
          <w:rtl w:val="0"/>
        </w:rPr>
        <w:t xml:space="preserve">This metric is </w:t>
      </w:r>
      <w:r w:rsidDel="00000000" w:rsidR="00000000" w:rsidRPr="00000000">
        <w:rPr>
          <w:rtl w:val="0"/>
        </w:rPr>
        <w:t xml:space="preserve">applied t</w:t>
      </w:r>
      <w:r w:rsidDel="00000000" w:rsidR="00000000" w:rsidRPr="00000000">
        <w:rPr>
          <w:sz w:val="24"/>
          <w:szCs w:val="24"/>
          <w:rtl w:val="0"/>
        </w:rPr>
        <w:t xml:space="preserve">hroughout the Delta watershed. It is </w:t>
      </w:r>
      <w:r w:rsidDel="00000000" w:rsidR="00000000" w:rsidRPr="00000000">
        <w:rPr>
          <w:rtl w:val="0"/>
        </w:rPr>
        <w:t xml:space="preserve">extrapolated</w:t>
      </w:r>
      <w:r w:rsidDel="00000000" w:rsidR="00000000" w:rsidRPr="00000000">
        <w:rPr>
          <w:sz w:val="24"/>
          <w:szCs w:val="24"/>
          <w:rtl w:val="0"/>
        </w:rPr>
        <w:t xml:space="preserve"> that increased access to land will happen in the</w:t>
      </w:r>
      <w:commentRangeStart w:id="18"/>
      <w:r w:rsidDel="00000000" w:rsidR="00000000" w:rsidRPr="00000000">
        <w:rPr>
          <w:sz w:val="24"/>
          <w:szCs w:val="24"/>
          <w:rtl w:val="0"/>
        </w:rPr>
        <w:t xml:space="preserve"> Eco Machine and New Green Watershed </w:t>
      </w:r>
      <w:commentRangeEnd w:id="18"/>
      <w:r w:rsidDel="00000000" w:rsidR="00000000" w:rsidRPr="00000000">
        <w:commentReference w:id="18"/>
      </w:r>
      <w:r w:rsidDel="00000000" w:rsidR="00000000" w:rsidRPr="00000000">
        <w:rPr>
          <w:sz w:val="24"/>
          <w:szCs w:val="24"/>
          <w:rtl w:val="0"/>
        </w:rPr>
        <w:t xml:space="preserve">scenarios, </w:t>
      </w:r>
      <w:commentRangeStart w:id="19"/>
      <w:r w:rsidDel="00000000" w:rsidR="00000000" w:rsidRPr="00000000">
        <w:rPr>
          <w:sz w:val="24"/>
          <w:szCs w:val="24"/>
          <w:rtl w:val="0"/>
        </w:rPr>
        <w:t xml:space="preserve">given the restoration incorp</w:t>
      </w:r>
      <w:r w:rsidDel="00000000" w:rsidR="00000000" w:rsidRPr="00000000">
        <w:rPr>
          <w:rtl w:val="0"/>
        </w:rPr>
        <w:t xml:space="preserve">orated in these narratives</w:t>
      </w:r>
      <w:commentRangeEnd w:id="19"/>
      <w:r w:rsidDel="00000000" w:rsidR="00000000" w:rsidRPr="00000000">
        <w:commentReference w:id="19"/>
      </w:r>
      <w:r w:rsidDel="00000000" w:rsidR="00000000" w:rsidRPr="00000000">
        <w:rPr>
          <w:rtl w:val="0"/>
        </w:rPr>
        <w:t xml:space="preserve">; however, these access avenues can be incorporated across any of the adaptation scenarios</w:t>
      </w:r>
      <w:r w:rsidDel="00000000" w:rsidR="00000000" w:rsidRPr="00000000">
        <w:rPr>
          <w:sz w:val="24"/>
          <w:szCs w:val="24"/>
          <w:rtl w:val="0"/>
        </w:rPr>
        <w:t xml:space="preserve">. However, this is not a directly measurable metric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A">
      <w:pPr>
        <w:pStyle w:val="Heading2"/>
        <w:rPr/>
      </w:pPr>
      <w:bookmarkStart w:colFirst="0" w:colLast="0" w:name="_euy60il91qxk" w:id="19"/>
      <w:bookmarkEnd w:id="19"/>
      <w:r w:rsidDel="00000000" w:rsidR="00000000" w:rsidRPr="00000000">
        <w:rPr>
          <w:rtl w:val="0"/>
        </w:rPr>
        <w:t xml:space="preserve">Methods</w:t>
      </w:r>
    </w:p>
    <w:p w:rsidR="00000000" w:rsidDel="00000000" w:rsidP="00000000" w:rsidRDefault="00000000" w:rsidRPr="00000000" w14:paraId="0000014B">
      <w:pPr>
        <w:rPr>
          <w:color w:val="ff00ff"/>
          <w:sz w:val="24"/>
          <w:szCs w:val="24"/>
        </w:rPr>
      </w:pPr>
      <w:r w:rsidDel="00000000" w:rsidR="00000000" w:rsidRPr="00000000">
        <w:rPr>
          <w:b w:val="1"/>
          <w:bCs w:val="1"/>
          <w:sz w:val="24"/>
          <w:szCs w:val="24"/>
          <w:rtl w:val="0"/>
        </w:rPr>
        <w:t xml:space="preserve">What we are measuring:</w:t>
      </w:r>
      <w:r w:rsidDel="00000000" w:rsidR="00000000" w:rsidRPr="00000000">
        <w:rPr>
          <w:sz w:val="24"/>
          <w:szCs w:val="24"/>
          <w:rtl w:val="0"/>
        </w:rPr>
        <w:t xml:space="preserve">  Given the </w:t>
      </w:r>
      <w:r w:rsidDel="00000000" w:rsidR="00000000" w:rsidRPr="00000000">
        <w:rPr>
          <w:rtl w:val="0"/>
        </w:rPr>
        <w:t xml:space="preserve">mosaic</w:t>
      </w:r>
      <w:r w:rsidDel="00000000" w:rsidR="00000000" w:rsidRPr="00000000">
        <w:rPr>
          <w:sz w:val="24"/>
          <w:szCs w:val="24"/>
          <w:rtl w:val="0"/>
        </w:rPr>
        <w:t xml:space="preserve"> of privately and publicly owned land across the Delta, this metric does not quantify increased access that Indigenous communities may have; instead, </w:t>
      </w:r>
      <w:r w:rsidDel="00000000" w:rsidR="00000000" w:rsidRPr="00000000">
        <w:rPr>
          <w:rtl w:val="0"/>
        </w:rPr>
        <w:t xml:space="preserve">the</w:t>
      </w:r>
      <w:r w:rsidDel="00000000" w:rsidR="00000000" w:rsidRPr="00000000">
        <w:rPr>
          <w:sz w:val="24"/>
          <w:szCs w:val="24"/>
          <w:rtl w:val="0"/>
        </w:rPr>
        <w:t xml:space="preserve"> kinds of agreements that can facilitate increased access to land for Tribal communities </w:t>
      </w:r>
      <w:r w:rsidDel="00000000" w:rsidR="00000000" w:rsidRPr="00000000">
        <w:rPr>
          <w:rtl w:val="0"/>
        </w:rPr>
        <w:t xml:space="preserve">are</w:t>
      </w:r>
      <w:r w:rsidDel="00000000" w:rsidR="00000000" w:rsidRPr="00000000">
        <w:rPr>
          <w:sz w:val="24"/>
          <w:szCs w:val="24"/>
          <w:rtl w:val="0"/>
        </w:rPr>
        <w:t xml:space="preserve"> described to provide context and information on how increased land access may unfold. </w:t>
      </w: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sz w:val="24"/>
          <w:szCs w:val="24"/>
          <w:rtl w:val="0"/>
        </w:rPr>
        <w:t xml:space="preserve">Origin of data:</w:t>
      </w:r>
      <w:r w:rsidDel="00000000" w:rsidR="00000000" w:rsidRPr="00000000">
        <w:rPr>
          <w:sz w:val="24"/>
          <w:szCs w:val="24"/>
          <w:rtl w:val="0"/>
        </w:rPr>
        <w:t xml:space="preserve"> The different types of land agreements were identified through different resources, including:</w:t>
      </w:r>
      <w:r w:rsidDel="00000000" w:rsidR="00000000" w:rsidRPr="00000000">
        <w:rPr>
          <w:rtl w:val="0"/>
        </w:rPr>
        <w:t xml:space="preserve"> </w:t>
      </w:r>
    </w:p>
    <w:p w:rsidR="00000000" w:rsidDel="00000000" w:rsidP="00000000" w:rsidRDefault="00000000" w:rsidRPr="00000000" w14:paraId="0000014E">
      <w:pPr>
        <w:numPr>
          <w:ilvl w:val="0"/>
          <w:numId w:val="8"/>
        </w:numPr>
        <w:ind w:left="720" w:hanging="360"/>
        <w:rPr>
          <w:sz w:val="24"/>
          <w:szCs w:val="24"/>
          <w:u w:val="none"/>
        </w:rPr>
      </w:pPr>
      <w:r w:rsidDel="00000000" w:rsidR="00000000" w:rsidRPr="00000000">
        <w:rPr>
          <w:sz w:val="24"/>
          <w:szCs w:val="24"/>
          <w:rtl w:val="0"/>
        </w:rPr>
        <w:t xml:space="preserve">T</w:t>
      </w:r>
      <w:r w:rsidDel="00000000" w:rsidR="00000000" w:rsidRPr="00000000">
        <w:rPr>
          <w:sz w:val="24"/>
          <w:szCs w:val="24"/>
          <w:rtl w:val="0"/>
        </w:rPr>
        <w:t xml:space="preserve">rust in the Land by Beth Rose Middleton (2011), University of Arizona Press</w:t>
      </w:r>
    </w:p>
    <w:p w:rsidR="00000000" w:rsidDel="00000000" w:rsidP="00000000" w:rsidRDefault="00000000" w:rsidRPr="00000000" w14:paraId="0000014F">
      <w:pPr>
        <w:numPr>
          <w:ilvl w:val="0"/>
          <w:numId w:val="8"/>
        </w:numPr>
        <w:ind w:left="720" w:hanging="360"/>
        <w:rPr>
          <w:sz w:val="24"/>
          <w:szCs w:val="24"/>
        </w:rPr>
      </w:pPr>
      <w:r w:rsidDel="00000000" w:rsidR="00000000" w:rsidRPr="00000000">
        <w:rPr>
          <w:sz w:val="24"/>
          <w:szCs w:val="24"/>
          <w:rtl w:val="0"/>
        </w:rPr>
        <w:t xml:space="preserve">Native News Online, </w:t>
      </w:r>
      <w:r w:rsidDel="00000000" w:rsidR="00000000" w:rsidRPr="00000000">
        <w:rPr>
          <w:i w:val="1"/>
          <w:iCs w:val="1"/>
          <w:sz w:val="24"/>
          <w:szCs w:val="24"/>
          <w:rtl w:val="0"/>
        </w:rPr>
        <w:t xml:space="preserve">Washoe Tribe Completes </w:t>
      </w:r>
      <w:r w:rsidDel="00000000" w:rsidR="00000000" w:rsidRPr="00000000">
        <w:rPr>
          <w:i w:val="1"/>
          <w:iCs w:val="1"/>
          <w:color w:val="111111"/>
          <w:sz w:val="24"/>
          <w:szCs w:val="24"/>
          <w:rtl w:val="0"/>
        </w:rPr>
        <w:t xml:space="preserve">Historic 10,274-Acre Land Return Near Lake Tahoe (2026)</w:t>
      </w:r>
    </w:p>
    <w:p w:rsidR="00000000" w:rsidDel="00000000" w:rsidP="00000000" w:rsidRDefault="00000000" w:rsidRPr="00000000" w14:paraId="00000150">
      <w:pPr>
        <w:numPr>
          <w:ilvl w:val="0"/>
          <w:numId w:val="8"/>
        </w:numPr>
        <w:ind w:left="720" w:hanging="360"/>
        <w:rPr>
          <w:i w:val="1"/>
          <w:iCs w:val="1"/>
          <w:sz w:val="24"/>
          <w:szCs w:val="24"/>
        </w:rPr>
      </w:pPr>
      <w:r w:rsidDel="00000000" w:rsidR="00000000" w:rsidRPr="00000000">
        <w:rPr>
          <w:sz w:val="24"/>
          <w:szCs w:val="24"/>
          <w:rtl w:val="0"/>
        </w:rPr>
        <w:t xml:space="preserve">Waší·šiw Land Trust website</w:t>
      </w:r>
    </w:p>
    <w:p w:rsidR="00000000" w:rsidDel="00000000" w:rsidP="00000000" w:rsidRDefault="00000000" w:rsidRPr="00000000" w14:paraId="00000151">
      <w:pPr>
        <w:numPr>
          <w:ilvl w:val="0"/>
          <w:numId w:val="8"/>
        </w:numPr>
        <w:ind w:left="720" w:hanging="360"/>
        <w:rPr>
          <w:sz w:val="24"/>
          <w:szCs w:val="24"/>
        </w:rPr>
      </w:pPr>
      <w:r w:rsidDel="00000000" w:rsidR="00000000" w:rsidRPr="00000000">
        <w:rPr>
          <w:sz w:val="24"/>
          <w:szCs w:val="24"/>
          <w:rtl w:val="0"/>
        </w:rPr>
        <w:t xml:space="preserve">Wiyot Tribe website</w:t>
      </w:r>
    </w:p>
    <w:p w:rsidR="00000000" w:rsidDel="00000000" w:rsidP="00000000" w:rsidRDefault="00000000" w:rsidRPr="00000000" w14:paraId="00000152">
      <w:pPr>
        <w:numPr>
          <w:ilvl w:val="0"/>
          <w:numId w:val="8"/>
        </w:numPr>
        <w:ind w:left="720" w:hanging="360"/>
        <w:rPr>
          <w:sz w:val="24"/>
          <w:szCs w:val="24"/>
        </w:rPr>
      </w:pPr>
      <w:r w:rsidDel="00000000" w:rsidR="00000000" w:rsidRPr="00000000">
        <w:rPr>
          <w:sz w:val="24"/>
          <w:szCs w:val="24"/>
          <w:rtl w:val="0"/>
        </w:rPr>
        <w:t xml:space="preserve">California Open Lands website</w:t>
      </w:r>
      <w:r w:rsidDel="00000000" w:rsidR="00000000" w:rsidRPr="00000000">
        <w:rPr>
          <w:sz w:val="24"/>
          <w:szCs w:val="24"/>
          <w:rtl w:val="0"/>
        </w:rPr>
        <w:t xml:space="preserve"> </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 xml:space="preserve">Location</w:t>
      </w:r>
      <w:r w:rsidDel="00000000" w:rsidR="00000000" w:rsidRPr="00000000">
        <w:rPr>
          <w:rtl w:val="0"/>
        </w:rPr>
        <w:t xml:space="preserve">: The land agreements identified in this metric can be applied throughout the entire Delta watershed.</w:t>
      </w:r>
      <w:r w:rsidDel="00000000" w:rsidR="00000000" w:rsidRPr="00000000">
        <w:rPr>
          <w:rtl w:val="0"/>
        </w:rPr>
      </w:r>
    </w:p>
    <w:p w:rsidR="00000000" w:rsidDel="00000000" w:rsidP="00000000" w:rsidRDefault="00000000" w:rsidRPr="00000000" w14:paraId="00000155">
      <w:pPr>
        <w:pStyle w:val="Heading2"/>
        <w:rPr>
          <w:sz w:val="24"/>
          <w:szCs w:val="24"/>
        </w:rPr>
      </w:pPr>
      <w:bookmarkStart w:colFirst="0" w:colLast="0" w:name="_zcqx4qv6m2lr" w:id="20"/>
      <w:bookmarkEnd w:id="20"/>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156">
      <w:pPr>
        <w:pStyle w:val="Heading3"/>
        <w:rPr/>
      </w:pPr>
      <w:bookmarkStart w:colFirst="0" w:colLast="0" w:name="_oz5dthx3dcs1" w:id="21"/>
      <w:bookmarkEnd w:id="21"/>
      <w:r w:rsidDel="00000000" w:rsidR="00000000" w:rsidRPr="00000000">
        <w:rPr>
          <w:rtl w:val="0"/>
        </w:rPr>
        <w:t xml:space="preserve">Different forms of land access </w:t>
      </w:r>
      <w:r w:rsidDel="00000000" w:rsidR="00000000" w:rsidRPr="00000000">
        <w:rPr>
          <w:rtl w:val="0"/>
        </w:rPr>
      </w:r>
    </w:p>
    <w:p w:rsidR="00000000" w:rsidDel="00000000" w:rsidP="00000000" w:rsidRDefault="00000000" w:rsidRPr="00000000" w14:paraId="00000157">
      <w:pPr>
        <w:pStyle w:val="Heading4"/>
        <w:rPr/>
      </w:pPr>
      <w:bookmarkStart w:colFirst="0" w:colLast="0" w:name="_455coycejaa0" w:id="22"/>
      <w:bookmarkEnd w:id="22"/>
      <w:r w:rsidDel="00000000" w:rsidR="00000000" w:rsidRPr="00000000">
        <w:rPr>
          <w:b w:val="1"/>
          <w:bCs w:val="1"/>
          <w:rtl w:val="0"/>
        </w:rPr>
        <w:t xml:space="preserve">Tribal Ownership</w:t>
      </w: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Tribal land ownership is the strongest mechanism for Tribal access to land and Indigenous sovereignty</w:t>
      </w:r>
      <w:r w:rsidDel="00000000" w:rsidR="00000000" w:rsidRPr="00000000">
        <w:rPr>
          <w:rtl w:val="0"/>
        </w:rPr>
        <w:t xml:space="preserve"> because it returns full ownership, stewardship, and decision-making powers to Indigenous Communities. Tribal land ownership can be facilitated by several partners, including land trusts or organizations that temporarily purchase or ‘hold’ the land while the Tribe secures funding or builds capacity (i.e., having staff to monitor land, establishing their own Tribal land trust)  (Middleton, 2011). Results from our third Tribal Workshop in December 2025 indicate this is the highest-ranked preference among Tribal representatives. </w:t>
      </w:r>
    </w:p>
    <w:p w:rsidR="00000000" w:rsidDel="00000000" w:rsidP="00000000" w:rsidRDefault="00000000" w:rsidRPr="00000000" w14:paraId="00000159">
      <w:pPr>
        <w:pStyle w:val="Heading4"/>
        <w:rPr/>
      </w:pPr>
      <w:bookmarkStart w:colFirst="0" w:colLast="0" w:name="_cnhu6jsfzmim" w:id="23"/>
      <w:bookmarkEnd w:id="23"/>
      <w:r w:rsidDel="00000000" w:rsidR="00000000" w:rsidRPr="00000000">
        <w:rPr>
          <w:rtl w:val="0"/>
        </w:rPr>
        <w:t xml:space="preserve">Land Trust Partnership</w:t>
      </w:r>
    </w:p>
    <w:p w:rsidR="00000000" w:rsidDel="00000000" w:rsidP="00000000" w:rsidRDefault="00000000" w:rsidRPr="00000000" w14:paraId="0000015A">
      <w:pPr>
        <w:rPr/>
      </w:pPr>
      <w:r w:rsidDel="00000000" w:rsidR="00000000" w:rsidRPr="00000000">
        <w:rPr>
          <w:rtl w:val="0"/>
        </w:rPr>
        <w:t xml:space="preserve">Agreements between land trusts, conservation organizations, and/or Indigenous communities provide a unique opportunity for protection and stewardship of culturally important land through collaboration with non-profit organizations (Middleton, 2011). Partnerships with land trusts can be exercised in many ways, including:</w:t>
      </w:r>
    </w:p>
    <w:p w:rsidR="00000000" w:rsidDel="00000000" w:rsidP="00000000" w:rsidRDefault="00000000" w:rsidRPr="00000000" w14:paraId="0000015B">
      <w:pPr>
        <w:numPr>
          <w:ilvl w:val="0"/>
          <w:numId w:val="3"/>
        </w:numPr>
        <w:ind w:left="720" w:hanging="360"/>
        <w:rPr/>
      </w:pPr>
      <w:r w:rsidDel="00000000" w:rsidR="00000000" w:rsidRPr="00000000">
        <w:rPr>
          <w:rtl w:val="0"/>
        </w:rPr>
        <w:t xml:space="preserve">Land trusts purchasing land and having agreements with Indigenous communities regarding conservation, access, and stewardship</w:t>
      </w:r>
    </w:p>
    <w:p w:rsidR="00000000" w:rsidDel="00000000" w:rsidP="00000000" w:rsidRDefault="00000000" w:rsidRPr="00000000" w14:paraId="0000015C">
      <w:pPr>
        <w:numPr>
          <w:ilvl w:val="0"/>
          <w:numId w:val="3"/>
        </w:numPr>
        <w:ind w:left="720" w:hanging="360"/>
        <w:rPr/>
      </w:pPr>
      <w:r w:rsidDel="00000000" w:rsidR="00000000" w:rsidRPr="00000000">
        <w:rPr>
          <w:rtl w:val="0"/>
        </w:rPr>
        <w:t xml:space="preserve">Land trusts can temporarily hold land for Indigenous communities while they secure funding or reach a point where they have the organizational capacity for land ownership</w:t>
      </w:r>
    </w:p>
    <w:p w:rsidR="00000000" w:rsidDel="00000000" w:rsidP="00000000" w:rsidRDefault="00000000" w:rsidRPr="00000000" w14:paraId="0000015D">
      <w:pPr>
        <w:pStyle w:val="Heading4"/>
        <w:rPr/>
      </w:pPr>
      <w:bookmarkStart w:colFirst="0" w:colLast="0" w:name="_kyqwzkxobax7" w:id="24"/>
      <w:bookmarkEnd w:id="24"/>
      <w:r w:rsidDel="00000000" w:rsidR="00000000" w:rsidRPr="00000000">
        <w:rPr>
          <w:rtl w:val="0"/>
        </w:rPr>
        <w:t xml:space="preserve">Conservation Easement (CE)</w:t>
      </w:r>
    </w:p>
    <w:p w:rsidR="00000000" w:rsidDel="00000000" w:rsidP="00000000" w:rsidRDefault="00000000" w:rsidRPr="00000000" w14:paraId="0000015E">
      <w:pPr>
        <w:rPr/>
      </w:pPr>
      <w:r w:rsidDel="00000000" w:rsidR="00000000" w:rsidRPr="00000000">
        <w:rPr>
          <w:rtl w:val="0"/>
        </w:rPr>
        <w:t xml:space="preserve">CEs are legally binding agreements that restrict certain types of land development while protecting ecological, historical, scenic, or cultural values (Middleton, 2011). CEs can be held by land trusts, government agencies, and, in California under SB-18, by Tribes themselves. Because CEs are legally binding, even if the land is sold, the terms of the CE must still be observed. CEs provide long-term stewardship opportunities to Tribes. </w:t>
      </w:r>
    </w:p>
    <w:p w:rsidR="00000000" w:rsidDel="00000000" w:rsidP="00000000" w:rsidRDefault="00000000" w:rsidRPr="00000000" w14:paraId="0000015F">
      <w:pPr>
        <w:pStyle w:val="Heading4"/>
        <w:rPr/>
      </w:pPr>
      <w:bookmarkStart w:colFirst="0" w:colLast="0" w:name="_clae4krhidaq" w:id="25"/>
      <w:bookmarkEnd w:id="25"/>
      <w:r w:rsidDel="00000000" w:rsidR="00000000" w:rsidRPr="00000000">
        <w:rPr>
          <w:rtl w:val="0"/>
        </w:rPr>
        <w:t xml:space="preserve">Cultural Conservation Easement (CCE)</w:t>
      </w:r>
    </w:p>
    <w:p w:rsidR="00000000" w:rsidDel="00000000" w:rsidP="00000000" w:rsidRDefault="00000000" w:rsidRPr="00000000" w14:paraId="00000160">
      <w:pPr>
        <w:rPr/>
      </w:pPr>
      <w:r w:rsidDel="00000000" w:rsidR="00000000" w:rsidRPr="00000000">
        <w:rPr>
          <w:rtl w:val="0"/>
        </w:rPr>
        <w:t xml:space="preserve">CCEs are a type of CE that explicitly recognizes and protects Tribal cultural practices. These agreements emphasize that land can be used for traditional ceremonial use and traditional medicinal gathering (Middleton, 2011). The CCE can include language that explicitly ensures that Tribes have physical access to the land during specific times (Middleton, 2011). </w:t>
      </w:r>
      <w:commentRangeStart w:id="20"/>
      <w:r w:rsidDel="00000000" w:rsidR="00000000" w:rsidRPr="00000000">
        <w:rPr>
          <w:rtl w:val="0"/>
        </w:rPr>
        <w:t xml:space="preserve">In Oakland, Sogorea Te’ Land Trust has obtained a cultural conservation easement on five acres of city-owned land (Sogorea Te’ Land Trust, n.d.). The organization writes, “The City of Oakland will retain underlying ownership of the property but is granting a cultural conservation easement to the Land Trust in perpetuity. The easement is technically a “conservation easement” under state law” ( n.d.).  It is unclear if CCE’s are legally possible in California or if organizations choose to call them cultural conservation easements in order to emphasize the cultural importance of land with regard to traditional ceremonial use and medicine gathering.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61">
      <w:pPr>
        <w:pStyle w:val="Heading4"/>
        <w:rPr/>
      </w:pPr>
      <w:bookmarkStart w:colFirst="0" w:colLast="0" w:name="_lp8newbmwotn" w:id="26"/>
      <w:bookmarkEnd w:id="26"/>
      <w:r w:rsidDel="00000000" w:rsidR="00000000" w:rsidRPr="00000000">
        <w:rPr>
          <w:rtl w:val="0"/>
        </w:rPr>
        <w:t xml:space="preserve">Memorandum of Understanding (MOU) and Memorandum of Agreement (MOA)</w:t>
      </w:r>
    </w:p>
    <w:p w:rsidR="00000000" w:rsidDel="00000000" w:rsidP="00000000" w:rsidRDefault="00000000" w:rsidRPr="00000000" w14:paraId="00000162">
      <w:pPr>
        <w:rPr>
          <w:b w:val="1"/>
          <w:bCs w:val="1"/>
          <w:sz w:val="24"/>
          <w:szCs w:val="24"/>
        </w:rPr>
      </w:pPr>
      <w:r w:rsidDel="00000000" w:rsidR="00000000" w:rsidRPr="00000000">
        <w:rPr>
          <w:rtl w:val="0"/>
        </w:rPr>
        <w:t xml:space="preserve">MOU and MOA are formal agreements that establish a collaboration structure between Tribes and non-tribal organizations, private landowners, state agencies, and land trusts (Middleton, 2011). An MOU is not legally binding, while a MOA is. These agreements can give Indigenous communities access to lands to gather materials, implement TEK, and carry out other stewardship and cultural activities, while the landowner still retains legal ownership of the land. These agreements may not guarantee perpetual access in the same way a CE does.</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spacing w:after="160" w:line="278.00000000000006" w:lineRule="auto"/>
        <w:rPr/>
      </w:pPr>
      <w:r w:rsidDel="00000000" w:rsidR="00000000" w:rsidRPr="00000000">
        <w:rPr>
          <w:sz w:val="48"/>
          <w:szCs w:val="48"/>
          <w:rtl w:val="0"/>
        </w:rPr>
        <w:t xml:space="preserve">Metric C: Implementation of Application of Indigenous Science / TEK </w:t>
      </w:r>
      <w:r w:rsidDel="00000000" w:rsidR="00000000" w:rsidRPr="00000000">
        <w:rPr>
          <w:rtl w:val="0"/>
        </w:rPr>
      </w:r>
    </w:p>
    <w:p w:rsidR="00000000" w:rsidDel="00000000" w:rsidP="00000000" w:rsidRDefault="00000000" w:rsidRPr="00000000" w14:paraId="00000168">
      <w:pPr>
        <w:pStyle w:val="Heading2"/>
        <w:rPr/>
      </w:pPr>
      <w:bookmarkStart w:colFirst="0" w:colLast="0" w:name="_tqs4u1au85yn" w:id="27"/>
      <w:bookmarkEnd w:id="27"/>
      <w:r w:rsidDel="00000000" w:rsidR="00000000" w:rsidRPr="00000000">
        <w:rPr>
          <w:rtl w:val="0"/>
        </w:rPr>
        <w:t xml:space="preserve">Location of Measurement</w:t>
      </w:r>
    </w:p>
    <w:p w:rsidR="00000000" w:rsidDel="00000000" w:rsidP="00000000" w:rsidRDefault="00000000" w:rsidRPr="00000000" w14:paraId="00000169">
      <w:pPr>
        <w:rPr>
          <w:sz w:val="24"/>
          <w:szCs w:val="24"/>
        </w:rPr>
      </w:pPr>
      <w:r w:rsidDel="00000000" w:rsidR="00000000" w:rsidRPr="00000000">
        <w:rPr>
          <w:sz w:val="24"/>
          <w:szCs w:val="24"/>
          <w:rtl w:val="0"/>
        </w:rPr>
        <w:t xml:space="preserve">This is not directly measurable </w:t>
      </w:r>
      <w:r w:rsidDel="00000000" w:rsidR="00000000" w:rsidRPr="00000000">
        <w:rPr>
          <w:rtl w:val="0"/>
        </w:rPr>
        <w:t xml:space="preserve">across scenarios; this metric compiles preferences for facilitating</w:t>
      </w:r>
      <w:r w:rsidDel="00000000" w:rsidR="00000000" w:rsidRPr="00000000">
        <w:rPr>
          <w:rtl w:val="0"/>
        </w:rPr>
        <w:t xml:space="preserve"> TEK th</w:t>
      </w:r>
      <w:r w:rsidDel="00000000" w:rsidR="00000000" w:rsidRPr="00000000">
        <w:rPr>
          <w:sz w:val="24"/>
          <w:szCs w:val="24"/>
          <w:rtl w:val="0"/>
        </w:rPr>
        <w:t xml:space="preserve">roughout the Delta watershed. Indigenous Science and TE</w:t>
      </w:r>
      <w:r w:rsidDel="00000000" w:rsidR="00000000" w:rsidRPr="00000000">
        <w:rPr>
          <w:rtl w:val="0"/>
        </w:rPr>
        <w:t xml:space="preserve">K can and should be incorporated into all planning decisions in consultation and partnership with Tribes.</w:t>
      </w:r>
      <w:r w:rsidDel="00000000" w:rsidR="00000000" w:rsidRPr="00000000">
        <w:rPr>
          <w:rtl w:val="0"/>
        </w:rPr>
      </w:r>
    </w:p>
    <w:p w:rsidR="00000000" w:rsidDel="00000000" w:rsidP="00000000" w:rsidRDefault="00000000" w:rsidRPr="00000000" w14:paraId="0000016A">
      <w:pPr>
        <w:pStyle w:val="Heading2"/>
        <w:rPr/>
      </w:pPr>
      <w:bookmarkStart w:colFirst="0" w:colLast="0" w:name="_uhsnvf8scazh" w:id="28"/>
      <w:bookmarkEnd w:id="28"/>
      <w:r w:rsidDel="00000000" w:rsidR="00000000" w:rsidRPr="00000000">
        <w:rPr>
          <w:rtl w:val="0"/>
        </w:rPr>
        <w:t xml:space="preserve">Methods</w:t>
      </w:r>
    </w:p>
    <w:p w:rsidR="00000000" w:rsidDel="00000000" w:rsidP="00000000" w:rsidRDefault="00000000" w:rsidRPr="00000000" w14:paraId="0000016B">
      <w:pPr>
        <w:rPr>
          <w:sz w:val="24"/>
          <w:szCs w:val="24"/>
        </w:rPr>
      </w:pPr>
      <w:r w:rsidDel="00000000" w:rsidR="00000000" w:rsidRPr="00000000">
        <w:rPr>
          <w:b w:val="1"/>
          <w:bCs w:val="1"/>
          <w:sz w:val="24"/>
          <w:szCs w:val="24"/>
          <w:rtl w:val="0"/>
        </w:rPr>
        <w:t xml:space="preserve">What we are </w:t>
      </w:r>
      <w:r w:rsidDel="00000000" w:rsidR="00000000" w:rsidRPr="00000000">
        <w:rPr>
          <w:b w:val="1"/>
          <w:bCs w:val="1"/>
          <w:rtl w:val="0"/>
        </w:rPr>
        <w:t xml:space="preserve">compiling</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Avenues by which </w:t>
      </w:r>
      <w:r w:rsidDel="00000000" w:rsidR="00000000" w:rsidRPr="00000000">
        <w:rPr>
          <w:sz w:val="24"/>
          <w:szCs w:val="24"/>
          <w:rtl w:val="0"/>
        </w:rPr>
        <w:t xml:space="preserve">TEK application </w:t>
      </w:r>
      <w:r w:rsidDel="00000000" w:rsidR="00000000" w:rsidRPr="00000000">
        <w:rPr>
          <w:rtl w:val="0"/>
        </w:rPr>
        <w:t xml:space="preserve">may be facilitated</w:t>
      </w:r>
      <w:r w:rsidDel="00000000" w:rsidR="00000000" w:rsidRPr="00000000">
        <w:rPr>
          <w:sz w:val="24"/>
          <w:szCs w:val="24"/>
          <w:rtl w:val="0"/>
        </w:rPr>
        <w:t xml:space="preserve">. </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b w:val="1"/>
          <w:bCs w:val="1"/>
          <w:sz w:val="24"/>
          <w:szCs w:val="24"/>
          <w:rtl w:val="0"/>
        </w:rPr>
        <w:t xml:space="preserve">Origin of data:</w:t>
      </w:r>
      <w:r w:rsidDel="00000000" w:rsidR="00000000" w:rsidRPr="00000000">
        <w:rPr>
          <w:sz w:val="24"/>
          <w:szCs w:val="24"/>
          <w:rtl w:val="0"/>
        </w:rPr>
        <w:t xml:space="preserve"> </w:t>
      </w:r>
      <w:r w:rsidDel="00000000" w:rsidR="00000000" w:rsidRPr="00000000">
        <w:rPr>
          <w:rtl w:val="0"/>
        </w:rPr>
        <w:t xml:space="preserve">Participant feedback from all Just Transitions in the Delta engagement opportunities.</w:t>
      </w:r>
      <w:r w:rsidDel="00000000" w:rsidR="00000000" w:rsidRPr="00000000">
        <w:rPr>
          <w:rtl w:val="0"/>
        </w:rPr>
      </w:r>
    </w:p>
    <w:p w:rsidR="00000000" w:rsidDel="00000000" w:rsidP="00000000" w:rsidRDefault="00000000" w:rsidRPr="00000000" w14:paraId="0000016E">
      <w:pPr>
        <w:pStyle w:val="Heading2"/>
        <w:rPr>
          <w:b w:val="1"/>
          <w:bCs w:val="1"/>
          <w:sz w:val="24"/>
          <w:szCs w:val="24"/>
        </w:rPr>
      </w:pPr>
      <w:bookmarkStart w:colFirst="0" w:colLast="0" w:name="_5bv4jd2l9wrm" w:id="29"/>
      <w:bookmarkEnd w:id="29"/>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16F">
      <w:pPr>
        <w:spacing w:line="240" w:lineRule="auto"/>
        <w:ind w:left="0" w:firstLine="0"/>
        <w:rPr/>
      </w:pPr>
      <w:r w:rsidDel="00000000" w:rsidR="00000000" w:rsidRPr="00000000">
        <w:rPr>
          <w:rtl w:val="0"/>
        </w:rPr>
        <w:t xml:space="preserve">Results from the December 2025 workshop</w:t>
      </w:r>
      <w:r w:rsidDel="00000000" w:rsidR="00000000" w:rsidRPr="00000000">
        <w:rPr>
          <w:rtl w:val="0"/>
        </w:rPr>
        <w:t xml:space="preserve"> show that some characteristics necessary for Tribes to implement and apply Indigenous Science and TEK include ensured privacy, unrestricted access to land, site </w:t>
      </w:r>
      <w:r w:rsidDel="00000000" w:rsidR="00000000" w:rsidRPr="00000000">
        <w:rPr>
          <w:rtl w:val="0"/>
        </w:rPr>
        <w:t xml:space="preserve">selection</w:t>
      </w:r>
      <w:r w:rsidDel="00000000" w:rsidR="00000000" w:rsidRPr="00000000">
        <w:rPr>
          <w:rtl w:val="0"/>
        </w:rPr>
        <w:t xml:space="preserve">, and collaboration with Tribal stewardship groups.</w:t>
      </w:r>
    </w:p>
    <w:p w:rsidR="00000000" w:rsidDel="00000000" w:rsidP="00000000" w:rsidRDefault="00000000" w:rsidRPr="00000000" w14:paraId="00000170">
      <w:pPr>
        <w:spacing w:line="240" w:lineRule="auto"/>
        <w:ind w:left="0" w:firstLine="0"/>
        <w:rPr/>
      </w:pPr>
      <w:r w:rsidDel="00000000" w:rsidR="00000000" w:rsidRPr="00000000">
        <w:rPr>
          <w:rtl w:val="0"/>
        </w:rPr>
      </w:r>
    </w:p>
    <w:p w:rsidR="00000000" w:rsidDel="00000000" w:rsidP="00000000" w:rsidRDefault="00000000" w:rsidRPr="00000000" w14:paraId="00000171">
      <w:pPr>
        <w:spacing w:line="240" w:lineRule="auto"/>
        <w:ind w:left="0" w:firstLine="0"/>
        <w:rPr/>
      </w:pPr>
      <w:r w:rsidDel="00000000" w:rsidR="00000000" w:rsidRPr="00000000">
        <w:rPr>
          <w:rtl w:val="0"/>
        </w:rPr>
        <w:t xml:space="preserve">Ensured privacy can be broadly achieved through various mechanisms. For example, Middleton (2011) found that groups working with Tribes can respect their right to privacy by not asking why trees are cut down or for what purpose. The land trust's role is only to monitor where and how many trees are cut. Privacy can also manifest through Indigenous communities having the right to exclude non-native people from their spaces. For example, the Maidu tribe has the right to exclude non-native people from their cultural center; this is stated in their MOU with the Nevada County Land Trust (Middleton, 2011). In the Delta, current restoration on Webb Tract appeals to Indigenous communities because it is accessible only by ferry and therefore offers some privacy (Meadows, 2025; CEQA, 2026). </w:t>
      </w:r>
    </w:p>
    <w:p w:rsidR="00000000" w:rsidDel="00000000" w:rsidP="00000000" w:rsidRDefault="00000000" w:rsidRPr="00000000" w14:paraId="00000172">
      <w:pPr>
        <w:spacing w:line="240" w:lineRule="auto"/>
        <w:ind w:left="0" w:firstLine="0"/>
        <w:rPr/>
      </w:pPr>
      <w:r w:rsidDel="00000000" w:rsidR="00000000" w:rsidRPr="00000000">
        <w:rPr>
          <w:rtl w:val="0"/>
        </w:rPr>
      </w:r>
    </w:p>
    <w:p w:rsidR="00000000" w:rsidDel="00000000" w:rsidP="00000000" w:rsidRDefault="00000000" w:rsidRPr="00000000" w14:paraId="00000173">
      <w:pPr>
        <w:spacing w:line="240" w:lineRule="auto"/>
        <w:ind w:left="0" w:firstLine="0"/>
        <w:rPr/>
      </w:pPr>
      <w:r w:rsidDel="00000000" w:rsidR="00000000" w:rsidRPr="00000000">
        <w:rPr>
          <w:rtl w:val="0"/>
        </w:rPr>
        <w:t xml:space="preserve">Unrestricted access refers to Tribes' ability to access land as needed without fearing for their safety, being cited for trespassing, or facing legal consequences for accessing land. This can be implemented through language in the agreements created with landowners, land trusts, etc. (Middleton, 2011).  Currently, the California State Senate has passed AB 1881. The assembly bill would protect Tribal access to State land for the purpose of cultural practices, including gathering of traditional foods, plants, and other materials for religious purposes (Native NewsOnline, 2026).</w:t>
      </w:r>
    </w:p>
    <w:p w:rsidR="00000000" w:rsidDel="00000000" w:rsidP="00000000" w:rsidRDefault="00000000" w:rsidRPr="00000000" w14:paraId="00000174">
      <w:pPr>
        <w:spacing w:line="240" w:lineRule="auto"/>
        <w:ind w:left="0" w:firstLine="0"/>
        <w:rPr/>
      </w:pPr>
      <w:r w:rsidDel="00000000" w:rsidR="00000000" w:rsidRPr="00000000">
        <w:rPr>
          <w:rtl w:val="0"/>
        </w:rPr>
      </w:r>
    </w:p>
    <w:p w:rsidR="00000000" w:rsidDel="00000000" w:rsidP="00000000" w:rsidRDefault="00000000" w:rsidRPr="00000000" w14:paraId="00000175">
      <w:pPr>
        <w:spacing w:line="240" w:lineRule="auto"/>
        <w:ind w:left="0" w:firstLine="0"/>
        <w:rPr/>
      </w:pPr>
      <w:r w:rsidDel="00000000" w:rsidR="00000000" w:rsidRPr="00000000">
        <w:rPr>
          <w:rtl w:val="0"/>
        </w:rPr>
        <w:t xml:space="preserve">Collaboration with Tribal stewardship groups would also support implementing TEK in the Delta. </w:t>
      </w:r>
      <w:r w:rsidDel="00000000" w:rsidR="00000000" w:rsidRPr="00000000">
        <w:rPr>
          <w:rtl w:val="0"/>
        </w:rPr>
        <w:t xml:space="preserve">The California Natural Resources Agency (CNRA) has passed a Tribal Stewardship Policy to expand Tribal stewardship over at least 7.5 million acres of land and water in California</w:t>
      </w:r>
      <w:r w:rsidDel="00000000" w:rsidR="00000000" w:rsidRPr="00000000">
        <w:rPr>
          <w:rtl w:val="0"/>
        </w:rPr>
        <w:t xml:space="preserve"> (CNRA, 2026). Furthermore, CNRA has published a </w:t>
      </w:r>
      <w:hyperlink r:id="rId11">
        <w:r w:rsidDel="00000000" w:rsidR="00000000" w:rsidRPr="00000000">
          <w:rPr>
            <w:color w:val="1155cc"/>
            <w:u w:val="single"/>
            <w:rtl w:val="0"/>
          </w:rPr>
          <w:t xml:space="preserve">Tribal Stewardship Toolkit</w:t>
        </w:r>
      </w:hyperlink>
      <w:r w:rsidDel="00000000" w:rsidR="00000000" w:rsidRPr="00000000">
        <w:rPr>
          <w:rtl w:val="0"/>
        </w:rPr>
        <w:t xml:space="preserve"> with useful information on the wide range and scope of different tribal stewardship agreements. </w:t>
      </w:r>
    </w:p>
    <w:p w:rsidR="00000000" w:rsidDel="00000000" w:rsidP="00000000" w:rsidRDefault="00000000" w:rsidRPr="00000000" w14:paraId="00000176">
      <w:pPr>
        <w:spacing w:line="240" w:lineRule="auto"/>
        <w:ind w:left="0" w:firstLine="0"/>
        <w:rPr/>
      </w:pPr>
      <w:r w:rsidDel="00000000" w:rsidR="00000000" w:rsidRPr="00000000">
        <w:rPr>
          <w:rtl w:val="0"/>
        </w:rPr>
      </w:r>
    </w:p>
    <w:p w:rsidR="00000000" w:rsidDel="00000000" w:rsidP="00000000" w:rsidRDefault="00000000" w:rsidRPr="00000000" w14:paraId="00000177">
      <w:pPr>
        <w:spacing w:line="240" w:lineRule="auto"/>
        <w:ind w:left="0" w:firstLine="0"/>
        <w:rPr/>
      </w:pPr>
      <w:r w:rsidDel="00000000" w:rsidR="00000000" w:rsidRPr="00000000">
        <w:rPr>
          <w:rtl w:val="0"/>
        </w:rPr>
        <w:t xml:space="preserve">Lastly, survey respondents </w:t>
      </w:r>
      <w:r w:rsidDel="00000000" w:rsidR="00000000" w:rsidRPr="00000000">
        <w:rPr>
          <w:rtl w:val="0"/>
        </w:rPr>
        <w:t xml:space="preserve">emphasized the importance of site selection to ensure</w:t>
      </w:r>
      <w:r w:rsidDel="00000000" w:rsidR="00000000" w:rsidRPr="00000000">
        <w:rPr>
          <w:rtl w:val="0"/>
        </w:rPr>
        <w:t xml:space="preserve"> land is accessible to elders. They noted that the terrain or modes of accessing spaces that they are given entry to are often not accessible to individuals with reduced mobility. </w:t>
      </w:r>
    </w:p>
    <w:p w:rsidR="00000000" w:rsidDel="00000000" w:rsidP="00000000" w:rsidRDefault="00000000" w:rsidRPr="00000000" w14:paraId="00000178">
      <w:pPr>
        <w:spacing w:line="240" w:lineRule="auto"/>
        <w:ind w:firstLine="720"/>
        <w:rPr/>
      </w:pPr>
      <w:r w:rsidDel="00000000" w:rsidR="00000000" w:rsidRPr="00000000">
        <w:rPr>
          <w:rtl w:val="0"/>
        </w:rPr>
      </w:r>
    </w:p>
    <w:p w:rsidR="00000000" w:rsidDel="00000000" w:rsidP="00000000" w:rsidRDefault="00000000" w:rsidRPr="00000000" w14:paraId="00000179">
      <w:pPr>
        <w:spacing w:line="240" w:lineRule="auto"/>
        <w:ind w:firstLine="720"/>
        <w:rPr/>
      </w:pPr>
      <w:r w:rsidDel="00000000" w:rsidR="00000000" w:rsidRPr="00000000">
        <w:rPr>
          <w:rtl w:val="0"/>
        </w:rPr>
      </w:r>
    </w:p>
    <w:p w:rsidR="00000000" w:rsidDel="00000000" w:rsidP="00000000" w:rsidRDefault="00000000" w:rsidRPr="00000000" w14:paraId="0000017A">
      <w:pPr>
        <w:spacing w:line="240" w:lineRule="auto"/>
        <w:ind w:firstLine="720"/>
        <w:rPr/>
      </w:pPr>
      <w:r w:rsidDel="00000000" w:rsidR="00000000" w:rsidRPr="00000000">
        <w:rPr>
          <w:rtl w:val="0"/>
        </w:rPr>
      </w:r>
    </w:p>
    <w:p w:rsidR="00000000" w:rsidDel="00000000" w:rsidP="00000000" w:rsidRDefault="00000000" w:rsidRPr="00000000" w14:paraId="0000017B">
      <w:pPr>
        <w:spacing w:line="240" w:lineRule="auto"/>
        <w:rPr/>
      </w:pP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7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80">
      <w:pPr>
        <w:rPr>
          <w:i w:val="1"/>
          <w:iCs w:val="1"/>
          <w:sz w:val="24"/>
          <w:szCs w:val="24"/>
        </w:rPr>
      </w:pPr>
      <w:r w:rsidDel="00000000" w:rsidR="00000000" w:rsidRPr="00000000">
        <w:rPr>
          <w:rtl w:val="0"/>
        </w:rPr>
      </w:r>
    </w:p>
    <w:p w:rsidR="00000000" w:rsidDel="00000000" w:rsidP="00000000" w:rsidRDefault="00000000" w:rsidRPr="00000000" w14:paraId="00000181">
      <w:pPr>
        <w:pStyle w:val="Heading1"/>
        <w:rPr/>
      </w:pPr>
      <w:bookmarkStart w:colFirst="0" w:colLast="0" w:name="_m7844l7nb0y6" w:id="30"/>
      <w:bookmarkEnd w:id="30"/>
      <w:r w:rsidDel="00000000" w:rsidR="00000000" w:rsidRPr="00000000">
        <w:rPr>
          <w:sz w:val="48"/>
          <w:szCs w:val="48"/>
          <w:rtl w:val="0"/>
        </w:rPr>
        <w:t xml:space="preserve">Metric D: Recognition and Application of Indigenous Sovereignty, Tribal Governance, and Rights. </w:t>
      </w:r>
      <w:r w:rsidDel="00000000" w:rsidR="00000000" w:rsidRPr="00000000">
        <w:rPr>
          <w:rtl w:val="0"/>
        </w:rPr>
      </w:r>
    </w:p>
    <w:p w:rsidR="00000000" w:rsidDel="00000000" w:rsidP="00000000" w:rsidRDefault="00000000" w:rsidRPr="00000000" w14:paraId="00000182">
      <w:pPr>
        <w:pStyle w:val="Heading2"/>
        <w:rPr/>
      </w:pPr>
      <w:bookmarkStart w:colFirst="0" w:colLast="0" w:name="_32s7zqno39ww" w:id="31"/>
      <w:bookmarkEnd w:id="31"/>
      <w:r w:rsidDel="00000000" w:rsidR="00000000" w:rsidRPr="00000000">
        <w:rPr>
          <w:rtl w:val="0"/>
        </w:rPr>
        <w:t xml:space="preserve">Location of Measurement</w:t>
      </w:r>
    </w:p>
    <w:p w:rsidR="00000000" w:rsidDel="00000000" w:rsidP="00000000" w:rsidRDefault="00000000" w:rsidRPr="00000000" w14:paraId="00000183">
      <w:pPr>
        <w:rPr>
          <w:sz w:val="24"/>
          <w:szCs w:val="24"/>
        </w:rPr>
      </w:pPr>
      <w:r w:rsidDel="00000000" w:rsidR="00000000" w:rsidRPr="00000000">
        <w:rPr>
          <w:sz w:val="24"/>
          <w:szCs w:val="24"/>
          <w:rtl w:val="0"/>
        </w:rPr>
        <w:t xml:space="preserve">This metric applie</w:t>
      </w:r>
      <w:r w:rsidDel="00000000" w:rsidR="00000000" w:rsidRPr="00000000">
        <w:rPr>
          <w:rtl w:val="0"/>
        </w:rPr>
        <w:t xml:space="preserve">s</w:t>
      </w:r>
      <w:r w:rsidDel="00000000" w:rsidR="00000000" w:rsidRPr="00000000">
        <w:rPr>
          <w:sz w:val="24"/>
          <w:szCs w:val="24"/>
          <w:rtl w:val="0"/>
        </w:rPr>
        <w:t xml:space="preserve"> t</w:t>
      </w:r>
      <w:r w:rsidDel="00000000" w:rsidR="00000000" w:rsidRPr="00000000">
        <w:rPr>
          <w:rtl w:val="0"/>
        </w:rPr>
        <w:t xml:space="preserve">h</w:t>
      </w:r>
      <w:r w:rsidDel="00000000" w:rsidR="00000000" w:rsidRPr="00000000">
        <w:rPr>
          <w:sz w:val="24"/>
          <w:szCs w:val="24"/>
          <w:rtl w:val="0"/>
        </w:rPr>
        <w:t xml:space="preserve">roughout the Delta watershed, though it is not directly measurable. </w:t>
      </w:r>
    </w:p>
    <w:p w:rsidR="00000000" w:rsidDel="00000000" w:rsidP="00000000" w:rsidRDefault="00000000" w:rsidRPr="00000000" w14:paraId="00000184">
      <w:pPr>
        <w:pStyle w:val="Heading2"/>
        <w:rPr/>
      </w:pPr>
      <w:bookmarkStart w:colFirst="0" w:colLast="0" w:name="_1qxx3s76ralu" w:id="32"/>
      <w:bookmarkEnd w:id="32"/>
      <w:r w:rsidDel="00000000" w:rsidR="00000000" w:rsidRPr="00000000">
        <w:rPr>
          <w:rtl w:val="0"/>
        </w:rPr>
        <w:t xml:space="preserve">Methods</w:t>
      </w:r>
    </w:p>
    <w:p w:rsidR="00000000" w:rsidDel="00000000" w:rsidP="00000000" w:rsidRDefault="00000000" w:rsidRPr="00000000" w14:paraId="00000185">
      <w:pPr>
        <w:rPr/>
      </w:pPr>
      <w:r w:rsidDel="00000000" w:rsidR="00000000" w:rsidRPr="00000000">
        <w:rPr>
          <w:b w:val="1"/>
          <w:bCs w:val="1"/>
          <w:sz w:val="24"/>
          <w:szCs w:val="24"/>
          <w:rtl w:val="0"/>
        </w:rPr>
        <w:t xml:space="preserve">What we are </w:t>
      </w:r>
      <w:r w:rsidDel="00000000" w:rsidR="00000000" w:rsidRPr="00000000">
        <w:rPr>
          <w:b w:val="1"/>
          <w:bCs w:val="1"/>
          <w:rtl w:val="0"/>
        </w:rPr>
        <w:t xml:space="preserve">compiling</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Since </w:t>
      </w:r>
      <w:r w:rsidDel="00000000" w:rsidR="00000000" w:rsidRPr="00000000">
        <w:rPr>
          <w:sz w:val="24"/>
          <w:szCs w:val="24"/>
          <w:rtl w:val="0"/>
        </w:rPr>
        <w:t xml:space="preserve">this is not directly measurable through the project scenarios, results instead compile </w:t>
      </w:r>
      <w:r w:rsidDel="00000000" w:rsidR="00000000" w:rsidRPr="00000000">
        <w:rPr>
          <w:rtl w:val="0"/>
        </w:rPr>
        <w:t xml:space="preserve">instances and mechanisms of recognition and application of Indigenous sovereignty, Tribal governance, and rights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6">
      <w:pPr>
        <w:pStyle w:val="Heading1"/>
        <w:rPr/>
      </w:pPr>
      <w:bookmarkStart w:colFirst="0" w:colLast="0" w:name="_yabo9sjeuf0r" w:id="33"/>
      <w:bookmarkEnd w:id="33"/>
      <w:r w:rsidDel="00000000" w:rsidR="00000000" w:rsidRPr="00000000">
        <w:rPr>
          <w:rtl w:val="0"/>
        </w:rPr>
        <w:t xml:space="preserve">Results</w:t>
      </w:r>
    </w:p>
    <w:p w:rsidR="00000000" w:rsidDel="00000000" w:rsidP="00000000" w:rsidRDefault="00000000" w:rsidRPr="00000000" w14:paraId="00000187">
      <w:pPr>
        <w:rPr>
          <w:b w:val="1"/>
          <w:bCs w:val="1"/>
          <w:sz w:val="24"/>
          <w:szCs w:val="24"/>
        </w:rPr>
      </w:pPr>
      <w:r w:rsidDel="00000000" w:rsidR="00000000" w:rsidRPr="00000000">
        <w:rPr>
          <w:b w:val="1"/>
          <w:bCs w:val="1"/>
          <w:sz w:val="24"/>
          <w:szCs w:val="24"/>
          <w:rtl w:val="0"/>
        </w:rPr>
        <w:t xml:space="preserve">Data Sovereignty: CARE Principles for Indigenous Data Governance</w:t>
      </w:r>
    </w:p>
    <w:p w:rsidR="00000000" w:rsidDel="00000000" w:rsidP="00000000" w:rsidRDefault="00000000" w:rsidRPr="00000000" w14:paraId="00000188">
      <w:pPr>
        <w:rPr>
          <w:sz w:val="24"/>
          <w:szCs w:val="24"/>
        </w:rPr>
      </w:pPr>
      <w:r w:rsidDel="00000000" w:rsidR="00000000" w:rsidRPr="00000000">
        <w:rPr>
          <w:sz w:val="24"/>
          <w:szCs w:val="24"/>
          <w:rtl w:val="0"/>
        </w:rPr>
        <w:t xml:space="preserve">Indigenous data governance refers to Indigenous peoples’ ability to control the collection and application of data about their communities, cultures, and territories </w:t>
      </w:r>
      <w:r w:rsidDel="00000000" w:rsidR="00000000" w:rsidRPr="00000000">
        <w:rPr>
          <w:sz w:val="24"/>
          <w:szCs w:val="24"/>
          <w:rtl w:val="0"/>
        </w:rPr>
        <w:t xml:space="preserve">(Caroll et al., 2020)</w:t>
      </w:r>
      <w:r w:rsidDel="00000000" w:rsidR="00000000" w:rsidRPr="00000000">
        <w:rPr>
          <w:sz w:val="24"/>
          <w:szCs w:val="24"/>
          <w:rtl w:val="0"/>
        </w:rPr>
        <w:t xml:space="preserve">. Indigenous data includes data that is collected by government agencies and institutions about Indigenous communities and their land</w:t>
      </w:r>
      <w:r w:rsidDel="00000000" w:rsidR="00000000" w:rsidRPr="00000000">
        <w:rPr>
          <w:sz w:val="24"/>
          <w:szCs w:val="24"/>
          <w:rtl w:val="0"/>
        </w:rPr>
        <w:t xml:space="preserve"> (</w:t>
      </w:r>
      <w:r w:rsidDel="00000000" w:rsidR="00000000" w:rsidRPr="00000000">
        <w:rPr>
          <w:rtl w:val="0"/>
        </w:rPr>
        <w:t xml:space="preserve">Carroll et al., 2020</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The </w:t>
      </w:r>
      <w:r w:rsidDel="00000000" w:rsidR="00000000" w:rsidRPr="00000000">
        <w:rPr>
          <w:rtl w:val="0"/>
        </w:rPr>
        <w:t xml:space="preserve">International Indigenous Data Sovereignty Interest Group in the Research Data Alliance developed the CARE principles of Indigenous Data Governance (Carroll et al., 2020). The group members reviewed various documents and frameworks already created in order to create the CARE principles (Carroll et al., 2020). The CARE principles are Collective Benefit, Authority to Control, Responsibility, and Ethics. I</w:t>
      </w:r>
      <w:r w:rsidDel="00000000" w:rsidR="00000000" w:rsidRPr="00000000">
        <w:rPr>
          <w:sz w:val="24"/>
          <w:szCs w:val="24"/>
          <w:rtl w:val="0"/>
        </w:rPr>
        <w:t xml:space="preserve">ndigenous data that is collected should: provide a collective benefit for Tribal communities</w:t>
      </w:r>
      <w:r w:rsidDel="00000000" w:rsidR="00000000" w:rsidRPr="00000000">
        <w:rPr>
          <w:rtl w:val="0"/>
        </w:rPr>
        <w:t xml:space="preserve">;</w:t>
      </w:r>
      <w:r w:rsidDel="00000000" w:rsidR="00000000" w:rsidRPr="00000000">
        <w:rPr>
          <w:sz w:val="24"/>
          <w:szCs w:val="24"/>
          <w:rtl w:val="0"/>
        </w:rPr>
        <w:t xml:space="preserve"> Indigenous communities should have the authority to control the data that is collected</w:t>
      </w:r>
      <w:r w:rsidDel="00000000" w:rsidR="00000000" w:rsidRPr="00000000">
        <w:rPr>
          <w:rtl w:val="0"/>
        </w:rPr>
        <w:t xml:space="preserve">;</w:t>
      </w:r>
      <w:r w:rsidDel="00000000" w:rsidR="00000000" w:rsidRPr="00000000">
        <w:rPr>
          <w:sz w:val="24"/>
          <w:szCs w:val="24"/>
          <w:rtl w:val="0"/>
        </w:rPr>
        <w:t xml:space="preserve"> people who are working with Indigenous communities and their data have an obligation to ensure that the data is used to support Indigenous Peoples’ sovereignty and collective benefit</w:t>
      </w:r>
      <w:r w:rsidDel="00000000" w:rsidR="00000000" w:rsidRPr="00000000">
        <w:rPr>
          <w:rtl w:val="0"/>
        </w:rPr>
        <w:t xml:space="preserve">;</w:t>
      </w:r>
      <w:r w:rsidDel="00000000" w:rsidR="00000000" w:rsidRPr="00000000">
        <w:rPr>
          <w:sz w:val="24"/>
          <w:szCs w:val="24"/>
          <w:rtl w:val="0"/>
        </w:rPr>
        <w:t xml:space="preserve"> and data that is collected will be used ethically to enhance the rights and </w:t>
      </w:r>
      <w:r w:rsidDel="00000000" w:rsidR="00000000" w:rsidRPr="00000000">
        <w:rPr>
          <w:rtl w:val="0"/>
        </w:rPr>
        <w:t xml:space="preserve">well-being</w:t>
      </w:r>
      <w:r w:rsidDel="00000000" w:rsidR="00000000" w:rsidRPr="00000000">
        <w:rPr>
          <w:sz w:val="24"/>
          <w:szCs w:val="24"/>
          <w:rtl w:val="0"/>
        </w:rPr>
        <w:t xml:space="preserve"> of Indigenous communitie</w:t>
      </w:r>
      <w:r w:rsidDel="00000000" w:rsidR="00000000" w:rsidRPr="00000000">
        <w:rPr>
          <w:rtl w:val="0"/>
        </w:rPr>
        <w:t xml:space="preserve">s (Carroll et al., 2020).</w:t>
      </w:r>
      <w:r w:rsidDel="00000000" w:rsidR="00000000" w:rsidRPr="00000000">
        <w:rPr>
          <w:sz w:val="24"/>
          <w:szCs w:val="24"/>
          <w:rtl w:val="0"/>
        </w:rPr>
        <w:t xml:space="preserve"> Future projects in the Delta should use the CARE principles and actively communicate with Indigenous communities to ensure they use the information appropriately and respectfully. </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rtl w:val="0"/>
        </w:rPr>
        <w:t xml:space="preserve">An</w:t>
      </w:r>
      <w:r w:rsidDel="00000000" w:rsidR="00000000" w:rsidRPr="00000000">
        <w:rPr>
          <w:sz w:val="24"/>
          <w:szCs w:val="24"/>
          <w:rtl w:val="0"/>
        </w:rPr>
        <w:t xml:space="preserve"> element of data sovereignty shared with the Just Transitions in the Delta research team was that researchers should share their workshop notes and summaries with Tribal participants to ensure the notes accurately portray them, and that Indigenous participants can ask researchers to change, remove, or add information as needed.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sz w:val="24"/>
          <w:szCs w:val="24"/>
          <w:rtl w:val="0"/>
        </w:rPr>
        <w:t xml:space="preserve">Education</w:t>
      </w: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t xml:space="preserve">Participants throughout the project</w:t>
      </w:r>
      <w:r w:rsidDel="00000000" w:rsidR="00000000" w:rsidRPr="00000000">
        <w:rPr>
          <w:sz w:val="24"/>
          <w:szCs w:val="24"/>
          <w:rtl w:val="0"/>
        </w:rPr>
        <w:t xml:space="preserve"> </w:t>
      </w:r>
      <w:r w:rsidDel="00000000" w:rsidR="00000000" w:rsidRPr="00000000">
        <w:rPr>
          <w:rtl w:val="0"/>
        </w:rPr>
        <w:t xml:space="preserve">shared th</w:t>
      </w:r>
      <w:r w:rsidDel="00000000" w:rsidR="00000000" w:rsidRPr="00000000">
        <w:rPr>
          <w:sz w:val="24"/>
          <w:szCs w:val="24"/>
          <w:rtl w:val="0"/>
        </w:rPr>
        <w:t xml:space="preserve">at </w:t>
      </w:r>
      <w:r w:rsidDel="00000000" w:rsidR="00000000" w:rsidRPr="00000000">
        <w:rPr>
          <w:rtl w:val="0"/>
        </w:rPr>
        <w:t xml:space="preserve">they</w:t>
      </w:r>
      <w:r w:rsidDel="00000000" w:rsidR="00000000" w:rsidRPr="00000000">
        <w:rPr>
          <w:sz w:val="24"/>
          <w:szCs w:val="24"/>
          <w:rtl w:val="0"/>
        </w:rPr>
        <w:t xml:space="preserve"> would like more educational material created for Tribal communities, especially youth, and for non-tribal members about the history of colonization in the Delta. </w:t>
      </w:r>
      <w:r w:rsidDel="00000000" w:rsidR="00000000" w:rsidRPr="00000000">
        <w:rPr>
          <w:sz w:val="24"/>
          <w:szCs w:val="24"/>
          <w:rtl w:val="0"/>
        </w:rPr>
        <w:t xml:space="preserve">One resource available to facilitat</w:t>
      </w:r>
      <w:r w:rsidDel="00000000" w:rsidR="00000000" w:rsidRPr="00000000">
        <w:rPr>
          <w:rtl w:val="0"/>
        </w:rPr>
        <w:t xml:space="preserve">e this education, the</w:t>
      </w:r>
      <w:r w:rsidDel="00000000" w:rsidR="00000000" w:rsidRPr="00000000">
        <w:rPr>
          <w:sz w:val="24"/>
          <w:szCs w:val="24"/>
          <w:rtl w:val="0"/>
        </w:rPr>
        <w:t xml:space="preserve"> Redbud Resource Group, has created a variety of educational resources about various topics related to Native California communities, created by Native people. </w:t>
      </w:r>
      <w:r w:rsidDel="00000000" w:rsidR="00000000" w:rsidRPr="00000000">
        <w:rPr>
          <w:rtl w:val="0"/>
        </w:rPr>
        <w:t xml:space="preserve">T</w:t>
      </w:r>
      <w:r w:rsidDel="00000000" w:rsidR="00000000" w:rsidRPr="00000000">
        <w:rPr>
          <w:sz w:val="24"/>
          <w:szCs w:val="24"/>
          <w:rtl w:val="0"/>
        </w:rPr>
        <w:t xml:space="preserve">he following resources are available:</w:t>
      </w:r>
    </w:p>
    <w:p w:rsidR="00000000" w:rsidDel="00000000" w:rsidP="00000000" w:rsidRDefault="00000000" w:rsidRPr="00000000" w14:paraId="0000018F">
      <w:pPr>
        <w:numPr>
          <w:ilvl w:val="0"/>
          <w:numId w:val="10"/>
        </w:numPr>
        <w:ind w:left="720" w:hanging="360"/>
        <w:rPr>
          <w:sz w:val="24"/>
          <w:szCs w:val="24"/>
        </w:rPr>
      </w:pPr>
      <w:commentRangeStart w:id="21"/>
      <w:commentRangeStart w:id="22"/>
      <w:commentRangeStart w:id="23"/>
      <w:hyperlink r:id="rId12">
        <w:r w:rsidDel="00000000" w:rsidR="00000000" w:rsidRPr="00000000">
          <w:rPr>
            <w:color w:val="1155cc"/>
            <w:sz w:val="24"/>
            <w:szCs w:val="24"/>
            <w:u w:val="single"/>
            <w:rtl w:val="0"/>
          </w:rPr>
          <w:t xml:space="preserve">Acorns All Around</w:t>
        </w:r>
      </w:hyperlink>
      <w:r w:rsidDel="00000000" w:rsidR="00000000" w:rsidRPr="00000000">
        <w:rPr>
          <w:sz w:val="24"/>
          <w:szCs w:val="24"/>
          <w:rtl w:val="0"/>
        </w:rPr>
        <w:t xml:space="preserve"> - Pre-K to 2nd Grade teaching resources. Tribal Focus is Konkow Maidu</w:t>
      </w:r>
    </w:p>
    <w:p w:rsidR="00000000" w:rsidDel="00000000" w:rsidP="00000000" w:rsidRDefault="00000000" w:rsidRPr="00000000" w14:paraId="00000190">
      <w:pPr>
        <w:numPr>
          <w:ilvl w:val="0"/>
          <w:numId w:val="10"/>
        </w:numPr>
        <w:ind w:left="720" w:hanging="360"/>
        <w:rPr>
          <w:sz w:val="24"/>
          <w:szCs w:val="24"/>
        </w:rPr>
      </w:pPr>
      <w:hyperlink r:id="rId13">
        <w:r w:rsidDel="00000000" w:rsidR="00000000" w:rsidRPr="00000000">
          <w:rPr>
            <w:color w:val="1155cc"/>
            <w:sz w:val="24"/>
            <w:szCs w:val="24"/>
            <w:u w:val="single"/>
            <w:rtl w:val="0"/>
          </w:rPr>
          <w:t xml:space="preserve">Native Perspectives, Everyday Lessons-</w:t>
        </w:r>
      </w:hyperlink>
      <w:r w:rsidDel="00000000" w:rsidR="00000000" w:rsidRPr="00000000">
        <w:rPr>
          <w:sz w:val="24"/>
          <w:szCs w:val="24"/>
          <w:rtl w:val="0"/>
        </w:rPr>
        <w:t xml:space="preserve"> Elementary school resources. Broad Tribal focus. </w:t>
      </w:r>
    </w:p>
    <w:p w:rsidR="00000000" w:rsidDel="00000000" w:rsidP="00000000" w:rsidRDefault="00000000" w:rsidRPr="00000000" w14:paraId="00000191">
      <w:pPr>
        <w:numPr>
          <w:ilvl w:val="0"/>
          <w:numId w:val="10"/>
        </w:numPr>
        <w:ind w:left="720" w:hanging="360"/>
        <w:rPr>
          <w:sz w:val="24"/>
          <w:szCs w:val="24"/>
        </w:rPr>
      </w:pPr>
      <w:hyperlink r:id="rId14">
        <w:r w:rsidDel="00000000" w:rsidR="00000000" w:rsidRPr="00000000">
          <w:rPr>
            <w:color w:val="1155cc"/>
            <w:sz w:val="24"/>
            <w:szCs w:val="24"/>
            <w:u w:val="single"/>
            <w:rtl w:val="0"/>
          </w:rPr>
          <w:t xml:space="preserve">Healthy Ecosystems Feed Healthy Communities: </w:t>
        </w:r>
      </w:hyperlink>
      <w:r w:rsidDel="00000000" w:rsidR="00000000" w:rsidRPr="00000000">
        <w:rPr>
          <w:sz w:val="24"/>
          <w:szCs w:val="24"/>
          <w:rtl w:val="0"/>
        </w:rPr>
        <w:t xml:space="preserve">Middle grade resources. Tribal Focus: Pomo </w:t>
      </w:r>
    </w:p>
    <w:p w:rsidR="00000000" w:rsidDel="00000000" w:rsidP="00000000" w:rsidRDefault="00000000" w:rsidRPr="00000000" w14:paraId="00000192">
      <w:pPr>
        <w:numPr>
          <w:ilvl w:val="0"/>
          <w:numId w:val="10"/>
        </w:numPr>
        <w:ind w:left="720" w:hanging="360"/>
        <w:rPr>
          <w:sz w:val="24"/>
          <w:szCs w:val="24"/>
        </w:rPr>
      </w:pPr>
      <w:hyperlink r:id="rId15">
        <w:r w:rsidDel="00000000" w:rsidR="00000000" w:rsidRPr="00000000">
          <w:rPr>
            <w:color w:val="1155cc"/>
            <w:sz w:val="24"/>
            <w:szCs w:val="24"/>
            <w:u w:val="single"/>
            <w:rtl w:val="0"/>
          </w:rPr>
          <w:t xml:space="preserve">Weaving the Future, Confronting the Past: Middle School-</w:t>
        </w:r>
      </w:hyperlink>
      <w:r w:rsidDel="00000000" w:rsidR="00000000" w:rsidRPr="00000000">
        <w:rPr>
          <w:sz w:val="24"/>
          <w:szCs w:val="24"/>
          <w:rtl w:val="0"/>
        </w:rPr>
        <w:t xml:space="preserve"> High School. Broad Tribal Focus </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In the Delta, similar resources can be created in partnership with Delta Tribes.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sz w:val="24"/>
          <w:szCs w:val="24"/>
          <w:rtl w:val="0"/>
        </w:rPr>
        <w:t xml:space="preserve">Food Sovereignty</w:t>
      </w: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Food Sovereignty refers to a Native community’s ability to gather, prepare, and eat culturally important food that was produced using ecologically sound and sustainable methods</w:t>
      </w:r>
      <w:r w:rsidDel="00000000" w:rsidR="00000000" w:rsidRPr="00000000">
        <w:rPr>
          <w:sz w:val="24"/>
          <w:szCs w:val="24"/>
          <w:rtl w:val="0"/>
        </w:rPr>
        <w:t xml:space="preserve"> (La Via Campesina, 2016).</w:t>
      </w:r>
      <w:r w:rsidDel="00000000" w:rsidR="00000000" w:rsidRPr="00000000">
        <w:rPr>
          <w:sz w:val="24"/>
          <w:szCs w:val="24"/>
          <w:rtl w:val="0"/>
        </w:rPr>
        <w:t xml:space="preserve"> This includes the abun</w:t>
      </w:r>
      <w:r w:rsidDel="00000000" w:rsidR="00000000" w:rsidRPr="00000000">
        <w:rPr>
          <w:rtl w:val="0"/>
        </w:rPr>
        <w:t xml:space="preserve">dance of food, which is affected by several components, some of which are planning decisions; for example, </w:t>
      </w:r>
      <w:r w:rsidDel="00000000" w:rsidR="00000000" w:rsidRPr="00000000">
        <w:rPr>
          <w:sz w:val="24"/>
          <w:szCs w:val="24"/>
          <w:rtl w:val="0"/>
        </w:rPr>
        <w:t xml:space="preserve">according to a</w:t>
      </w:r>
      <w:r w:rsidDel="00000000" w:rsidR="00000000" w:rsidRPr="00000000">
        <w:rPr>
          <w:sz w:val="24"/>
          <w:szCs w:val="24"/>
          <w:rtl w:val="0"/>
        </w:rPr>
        <w:t xml:space="preserve"> press release by</w:t>
      </w:r>
      <w:r w:rsidDel="00000000" w:rsidR="00000000" w:rsidRPr="00000000">
        <w:rPr>
          <w:rtl w:val="0"/>
        </w:rPr>
        <w:t xml:space="preserve"> the Delta Tribal Environmental Coalition regarding</w:t>
      </w:r>
      <w:r w:rsidDel="00000000" w:rsidR="00000000" w:rsidRPr="00000000">
        <w:rPr>
          <w:sz w:val="24"/>
          <w:szCs w:val="24"/>
          <w:rtl w:val="0"/>
        </w:rPr>
        <w:t xml:space="preserve"> </w:t>
      </w:r>
      <w:r w:rsidDel="00000000" w:rsidR="00000000" w:rsidRPr="00000000">
        <w:rPr>
          <w:rtl w:val="0"/>
        </w:rPr>
        <w:t xml:space="preserve">the Bay Delta Water Quality Control Plan, they argue changes in the plan </w:t>
      </w:r>
      <w:r w:rsidDel="00000000" w:rsidR="00000000" w:rsidRPr="00000000">
        <w:rPr>
          <w:sz w:val="24"/>
          <w:szCs w:val="24"/>
          <w:rtl w:val="0"/>
        </w:rPr>
        <w:t xml:space="preserve">directly affect Delta flow agreements (2026), therefore directly affecting salmon and other fish that are culturally important to Tribes. Efforts to improve food sovereignty are directly related to the other </w:t>
      </w:r>
      <w:r w:rsidDel="00000000" w:rsidR="00000000" w:rsidRPr="00000000">
        <w:rPr>
          <w:rtl w:val="0"/>
        </w:rPr>
        <w:t xml:space="preserve">metrics</w:t>
      </w:r>
      <w:r w:rsidDel="00000000" w:rsidR="00000000" w:rsidRPr="00000000">
        <w:rPr>
          <w:sz w:val="24"/>
          <w:szCs w:val="24"/>
          <w:rtl w:val="0"/>
        </w:rPr>
        <w:t xml:space="preserve"> of this </w:t>
      </w:r>
      <w:r w:rsidDel="00000000" w:rsidR="00000000" w:rsidRPr="00000000">
        <w:rPr>
          <w:rtl w:val="0"/>
        </w:rPr>
        <w:t xml:space="preserve">criterion</w:t>
      </w:r>
      <w:r w:rsidDel="00000000" w:rsidR="00000000" w:rsidRPr="00000000">
        <w:rPr>
          <w:sz w:val="24"/>
          <w:szCs w:val="24"/>
          <w:rtl w:val="0"/>
        </w:rPr>
        <w:t xml:space="preserve">, like land access; without access to land, </w:t>
      </w:r>
      <w:r w:rsidDel="00000000" w:rsidR="00000000" w:rsidRPr="00000000">
        <w:rPr>
          <w:rtl w:val="0"/>
        </w:rPr>
        <w:t xml:space="preserve">Indigenous communities</w:t>
      </w:r>
      <w:r w:rsidDel="00000000" w:rsidR="00000000" w:rsidRPr="00000000">
        <w:rPr>
          <w:sz w:val="24"/>
          <w:szCs w:val="24"/>
          <w:rtl w:val="0"/>
        </w:rPr>
        <w:t xml:space="preserve"> cannot cultivate and gather culturally important foods. </w:t>
      </w:r>
    </w:p>
    <w:p w:rsidR="00000000" w:rsidDel="00000000" w:rsidP="00000000" w:rsidRDefault="00000000" w:rsidRPr="00000000" w14:paraId="00000197">
      <w:pPr>
        <w:spacing w:line="240" w:lineRule="auto"/>
        <w:rPr>
          <w:sz w:val="24"/>
          <w:szCs w:val="24"/>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sz w:val="24"/>
          <w:szCs w:val="24"/>
          <w:rtl w:val="0"/>
        </w:rPr>
        <w:t xml:space="preserve">Recognition (and implementation) and Respect of Tribal Water Rights</w:t>
      </w: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In California,</w:t>
      </w:r>
      <w:r w:rsidDel="00000000" w:rsidR="00000000" w:rsidRPr="00000000">
        <w:rPr>
          <w:sz w:val="24"/>
          <w:szCs w:val="24"/>
          <w:rtl w:val="0"/>
        </w:rPr>
        <w:t xml:space="preserve"> Tribes can have federal reserved water rights and California State water rights</w:t>
      </w:r>
      <w:r w:rsidDel="00000000" w:rsidR="00000000" w:rsidRPr="00000000">
        <w:rPr>
          <w:sz w:val="24"/>
          <w:szCs w:val="24"/>
          <w:rtl w:val="0"/>
        </w:rPr>
        <w:t xml:space="preserve">. Federal water rights are directly related to the creation of Indian Reservations</w:t>
      </w:r>
      <w:r w:rsidDel="00000000" w:rsidR="00000000" w:rsidRPr="00000000">
        <w:rPr>
          <w:rtl w:val="0"/>
        </w:rPr>
        <w:t xml:space="preserve"> (Grenier et al., 2026).</w:t>
      </w:r>
      <w:r w:rsidDel="00000000" w:rsidR="00000000" w:rsidRPr="00000000">
        <w:rPr>
          <w:sz w:val="24"/>
          <w:szCs w:val="24"/>
          <w:rtl w:val="0"/>
        </w:rPr>
        <w:t xml:space="preserve"> To obtain </w:t>
      </w:r>
      <w:r w:rsidDel="00000000" w:rsidR="00000000" w:rsidRPr="00000000">
        <w:rPr>
          <w:sz w:val="24"/>
          <w:szCs w:val="24"/>
          <w:rtl w:val="0"/>
        </w:rPr>
        <w:t xml:space="preserve">quantified federal water rights</w:t>
      </w:r>
      <w:r w:rsidDel="00000000" w:rsidR="00000000" w:rsidRPr="00000000">
        <w:rPr>
          <w:sz w:val="24"/>
          <w:szCs w:val="24"/>
          <w:rtl w:val="0"/>
        </w:rPr>
        <w:t xml:space="preserve">(i.e. precise number on the amount of water a water right holder is entitled to divert or pump from a specific source</w:t>
      </w:r>
      <w:r w:rsidDel="00000000" w:rsidR="00000000" w:rsidRPr="00000000">
        <w:rPr>
          <w:rtl w:val="0"/>
        </w:rPr>
        <w:t xml:space="preserve">), courts must confirm them, or they must be established through a settlement agreement</w:t>
      </w:r>
      <w:r w:rsidDel="00000000" w:rsidR="00000000" w:rsidRPr="00000000">
        <w:rPr>
          <w:sz w:val="24"/>
          <w:szCs w:val="24"/>
          <w:rtl w:val="0"/>
        </w:rPr>
        <w:t xml:space="preserve"> or federal legislation</w:t>
      </w:r>
      <w:r w:rsidDel="00000000" w:rsidR="00000000" w:rsidRPr="00000000">
        <w:rPr>
          <w:rtl w:val="0"/>
        </w:rPr>
        <w:t xml:space="preserve"> (Grenier et al., 2026).</w:t>
      </w:r>
      <w:r w:rsidDel="00000000" w:rsidR="00000000" w:rsidRPr="00000000">
        <w:rPr>
          <w:sz w:val="24"/>
          <w:szCs w:val="24"/>
          <w:rtl w:val="0"/>
        </w:rPr>
        <w:t xml:space="preserve"> Only 16 out of the 109 federally recognized California Tribes have federal water rights (</w:t>
      </w:r>
      <w:r w:rsidDel="00000000" w:rsidR="00000000" w:rsidRPr="00000000">
        <w:rPr>
          <w:rtl w:val="0"/>
        </w:rPr>
        <w:t xml:space="preserve">Grenier et al., 2026)</w:t>
      </w:r>
      <w:r w:rsidDel="00000000" w:rsidR="00000000" w:rsidRPr="00000000">
        <w:rPr>
          <w:sz w:val="24"/>
          <w:szCs w:val="24"/>
          <w:rtl w:val="0"/>
        </w:rPr>
        <w:t xml:space="preserve">. At the State level, Tribes can have riparian, appropriative, and groundwater rights. </w:t>
      </w:r>
      <w:r w:rsidDel="00000000" w:rsidR="00000000" w:rsidRPr="00000000">
        <w:rPr>
          <w:rtl w:val="0"/>
        </w:rPr>
        <w:t xml:space="preserve">Grenier et al. (2026) write: </w:t>
      </w:r>
      <w:r w:rsidDel="00000000" w:rsidR="00000000" w:rsidRPr="00000000">
        <w:rPr>
          <w:rtl w:val="0"/>
        </w:rPr>
      </w:r>
    </w:p>
    <w:p w:rsidR="00000000" w:rsidDel="00000000" w:rsidP="00000000" w:rsidRDefault="00000000" w:rsidRPr="00000000" w14:paraId="0000019A">
      <w:pPr>
        <w:ind w:left="720" w:firstLine="0"/>
        <w:rPr>
          <w:sz w:val="24"/>
          <w:szCs w:val="24"/>
        </w:rPr>
      </w:pPr>
      <w:r w:rsidDel="00000000" w:rsidR="00000000" w:rsidRPr="00000000">
        <w:rPr>
          <w:sz w:val="24"/>
          <w:szCs w:val="24"/>
          <w:rtl w:val="0"/>
        </w:rPr>
        <w:t xml:space="preserve">In 2022 and 2023, the California Legislature appropriated $100 million to fund the Tribal Nature-Based Solutions Program (California Natural Resources Agency 2025). To date, this and other state programs have supported the return of approximately 103,000 acres of ancestral lands to California Native American tribes (California Natural Resources Agency 2026). Most of these restored lands likely have surface water and groundwater rights under state law. If these lands are incorporated into existing reservations, they also are likely to have federal reserved water rights.</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The quote above demonstrates how State water rights are directly linked to Tribal land ownership, similar to Metric B of this criterion. As more California Tribes obtain culturally important land, it is important to understand the water rights that accompany the land. </w:t>
      </w:r>
    </w:p>
    <w:p w:rsidR="00000000" w:rsidDel="00000000" w:rsidP="00000000" w:rsidRDefault="00000000" w:rsidRPr="00000000" w14:paraId="0000019D">
      <w:pPr>
        <w:pStyle w:val="Heading1"/>
        <w:rPr/>
      </w:pPr>
      <w:bookmarkStart w:colFirst="0" w:colLast="0" w:name="_sap026urp6q9" w:id="34"/>
      <w:bookmarkEnd w:id="34"/>
      <w:r w:rsidDel="00000000" w:rsidR="00000000" w:rsidRPr="00000000">
        <w:rPr>
          <w:rtl w:val="0"/>
        </w:rPr>
        <w:t xml:space="preserve">Comparative Scenario Performance Ranking</w:t>
      </w:r>
    </w:p>
    <w:p w:rsidR="00000000" w:rsidDel="00000000" w:rsidP="00000000" w:rsidRDefault="00000000" w:rsidRPr="00000000" w14:paraId="0000019E">
      <w:pPr>
        <w:widowControl w:val="0"/>
        <w:rPr>
          <w:del w:author="Ashley N. DePew" w:id="3" w:date="2026-09-21T21:58:55Z"/>
        </w:rPr>
      </w:pPr>
      <w:del w:author="Ashley N. DePew" w:id="3" w:date="2026-09-21T21:58:55Z">
        <w:r w:rsidDel="00000000" w:rsidR="00000000" w:rsidRPr="00000000">
          <w:rPr>
            <w:rtl w:val="0"/>
          </w:rPr>
          <w:delText xml:space="preserve">As Metrics B, C, and D were not measurable across scenarios, the comparative scenario raking here is only applied to Metric A: Restoration of Native Ecosystems and Ecosystem Functions. </w:delText>
        </w:r>
        <w:r w:rsidDel="00000000" w:rsidR="00000000" w:rsidRPr="00000000">
          <w:rPr>
            <w:rtl w:val="0"/>
          </w:rPr>
          <w:delText xml:space="preserve">The scenarios that ranked the best for this metric are New Green Watershed</w:delText>
        </w:r>
        <w:commentRangeStart w:id="24"/>
        <w:r w:rsidDel="00000000" w:rsidR="00000000" w:rsidRPr="00000000">
          <w:rPr>
            <w:rtl w:val="0"/>
          </w:rPr>
          <w:delText xml:space="preserve"> (4) and Eco Machine (1).</w:delText>
        </w:r>
        <w:commentRangeStart w:id="25"/>
        <w:r w:rsidDel="00000000" w:rsidR="00000000" w:rsidRPr="00000000">
          <w:rPr>
            <w:rtl w:val="0"/>
          </w:rPr>
          <w:delText xml:space="preserve"> T</w:delText>
        </w:r>
        <w:commentRangeEnd w:id="24"/>
        <w:r w:rsidDel="00000000" w:rsidR="00000000" w:rsidRPr="00000000">
          <w:commentReference w:id="24"/>
        </w:r>
        <w:r w:rsidDel="00000000" w:rsidR="00000000" w:rsidRPr="00000000">
          <w:rPr>
            <w:rtl w:val="0"/>
          </w:rPr>
          <w:delText xml:space="preserve">his is because of the restoration included in the scenarios. The restoration creates a pathway for increased access and ownership of land that is culturally important to Tribes. Additionally, restored landscapes create opportunities for Tribes to gather important materials and gather as a community. </w:delText>
        </w:r>
      </w:del>
    </w:p>
    <w:p w:rsidR="00000000" w:rsidDel="00000000" w:rsidP="00000000" w:rsidRDefault="00000000" w:rsidRPr="00000000" w14:paraId="0000019F">
      <w:pPr>
        <w:widowControl w:val="0"/>
        <w:rPr>
          <w:del w:author="Ashley N. DePew" w:id="3" w:date="2026-09-21T21:58:55Z"/>
        </w:rPr>
      </w:pPr>
      <w:del w:author="Ashley N. DePew" w:id="3" w:date="2026-09-21T21:58:55Z">
        <w:r w:rsidDel="00000000" w:rsidR="00000000" w:rsidRPr="00000000">
          <w:rPr>
            <w:rtl w:val="0"/>
          </w:rPr>
        </w:r>
      </w:del>
    </w:p>
    <w:p w:rsidR="00000000" w:rsidDel="00000000" w:rsidP="00000000" w:rsidRDefault="00000000" w:rsidRPr="00000000" w14:paraId="000001A0">
      <w:pPr>
        <w:widowControl w:val="0"/>
        <w:rPr>
          <w:del w:author="Ashley N. DePew" w:id="3" w:date="2026-09-21T21:58:55Z"/>
        </w:rPr>
      </w:pPr>
      <w:del w:author="Ashley N. DePew" w:id="3" w:date="2026-09-21T21:58:55Z">
        <w:r w:rsidDel="00000000" w:rsidR="00000000" w:rsidRPr="00000000">
          <w:rPr>
            <w:rtl w:val="0"/>
          </w:rPr>
          <w:delText xml:space="preserve">Business as Usual, Bolster and Fortify, and Calling on Reserves ranked at 0. This is because they include the baseline restoration across all the scenarios. This restoration creates the same opportunities for tribal stewardship as listed above. </w:delText>
        </w:r>
      </w:del>
    </w:p>
    <w:p w:rsidR="00000000" w:rsidDel="00000000" w:rsidP="00000000" w:rsidRDefault="00000000" w:rsidRPr="00000000" w14:paraId="000001A1">
      <w:pPr>
        <w:widowControl w:val="0"/>
        <w:rPr>
          <w:del w:author="Ashley N. DePew" w:id="3" w:date="2026-09-21T21:58:55Z"/>
        </w:rPr>
      </w:pPr>
      <w:del w:author="Ashley N. DePew" w:id="3" w:date="2026-09-21T21:58:55Z">
        <w:r w:rsidDel="00000000" w:rsidR="00000000" w:rsidRPr="00000000">
          <w:rPr>
            <w:rtl w:val="0"/>
          </w:rPr>
        </w:r>
      </w:del>
    </w:p>
    <w:p w:rsidR="00000000" w:rsidDel="00000000" w:rsidP="00000000" w:rsidRDefault="00000000" w:rsidRPr="00000000" w14:paraId="000001A2">
      <w:pPr>
        <w:widowControl w:val="0"/>
        <w:rPr>
          <w:del w:author="Ashley N. DePew" w:id="3" w:date="2026-09-21T21:58:55Z"/>
        </w:rPr>
      </w:pPr>
      <w:del w:author="Ashley N. DePew" w:id="3" w:date="2026-09-21T21:58:55Z">
        <w:r w:rsidDel="00000000" w:rsidR="00000000" w:rsidRPr="00000000">
          <w:rPr>
            <w:rtl w:val="0"/>
          </w:rPr>
          <w:delText xml:space="preserve">Lastly, A Tunnel ranked at -2. This is because of the drastic change in the physical geography, water use, and, most importantly, flows that the tunnel would have across the Bay-Delta watershed. </w:delText>
        </w:r>
        <w:commentRangeEnd w:id="25"/>
        <w:r w:rsidDel="00000000" w:rsidR="00000000" w:rsidRPr="00000000">
          <w:commentReference w:id="25"/>
        </w:r>
        <w:r w:rsidDel="00000000" w:rsidR="00000000" w:rsidRPr="00000000">
          <w:rPr>
            <w:rtl w:val="0"/>
          </w:rPr>
        </w:r>
      </w:del>
    </w:p>
    <w:p w:rsidR="00000000" w:rsidDel="00000000" w:rsidP="00000000" w:rsidRDefault="00000000" w:rsidRPr="00000000" w14:paraId="000001A3">
      <w:pPr>
        <w:widowControl w:val="0"/>
        <w:rPr>
          <w:ins w:author="Ashley N. DePew" w:id="3" w:date="2026-09-21T21:58:55Z"/>
        </w:rPr>
      </w:pPr>
      <w:ins w:author="Ashley N. DePew" w:id="3" w:date="2026-09-21T21:58:55Z">
        <w:r w:rsidDel="00000000" w:rsidR="00000000" w:rsidRPr="00000000">
          <w:rPr>
            <w:rtl w:val="0"/>
          </w:rPr>
        </w:r>
      </w:ins>
    </w:p>
    <w:p w:rsidR="00000000" w:rsidDel="00000000" w:rsidP="00000000" w:rsidRDefault="00000000" w:rsidRPr="00000000" w14:paraId="000001A4">
      <w:pPr>
        <w:widowControl w:val="0"/>
        <w:rPr>
          <w:ins w:author="Ashley N. DePew" w:id="3" w:date="2026-09-21T21:58:55Z"/>
        </w:rPr>
      </w:pPr>
      <w:ins w:author="Ashley N. DePew" w:id="3" w:date="2026-09-21T21:58:55Z">
        <w:r w:rsidDel="00000000" w:rsidR="00000000" w:rsidRPr="00000000">
          <w:rPr>
            <w:rtl w:val="0"/>
          </w:rPr>
          <w:t xml:space="preserve">Of the four metrics in this criterion, only Metric A, Restoration of Native Ecosystems and Ecosystem Functions, was directly quantifiable through acreage of restoration. However, the scenarios may still be compared qualitatively, overall, given the different assumptions and applications of various cultural and political opportunities. Therefore, the scenarios are given one score for this criterion as a whole, rather than a score for each metric. Table XX shows the scenario scores for the tiered outflow scenarios, and Table XX shows the scores for the adaptation scenarios.</w:t>
        </w:r>
      </w:ins>
    </w:p>
    <w:p w:rsidR="00000000" w:rsidDel="00000000" w:rsidP="00000000" w:rsidRDefault="00000000" w:rsidRPr="00000000" w14:paraId="000001A5">
      <w:pPr>
        <w:widowControl w:val="0"/>
        <w:rPr>
          <w:ins w:author="Ashley N. DePew" w:id="3" w:date="2026-09-21T21:58:55Z"/>
        </w:rPr>
      </w:pPr>
      <w:ins w:author="Ashley N. DePew" w:id="3" w:date="2026-09-21T21:58:55Z">
        <w:r w:rsidDel="00000000" w:rsidR="00000000" w:rsidRPr="00000000">
          <w:rPr>
            <w:rtl w:val="0"/>
          </w:rPr>
        </w:r>
      </w:ins>
    </w:p>
    <w:p w:rsidR="00000000" w:rsidDel="00000000" w:rsidP="00000000" w:rsidRDefault="00000000" w:rsidRPr="00000000" w14:paraId="000001A6">
      <w:pPr>
        <w:widowControl w:val="0"/>
        <w:rPr>
          <w:ins w:author="Ashley N. DePew" w:id="3" w:date="2026-09-21T21:58:55Z"/>
        </w:rPr>
      </w:pPr>
      <w:ins w:author="Ashley N. DePew" w:id="3" w:date="2026-09-21T21:58:55Z">
        <w:r w:rsidDel="00000000" w:rsidR="00000000" w:rsidRPr="00000000">
          <w:rPr>
            <w:rtl w:val="0"/>
          </w:rPr>
          <w:t xml:space="preserve">Table XX. Tiered outflow overall scenario scores.</w:t>
        </w:r>
      </w:ins>
    </w:p>
    <w:tbl>
      <w:tblPr>
        <w:tblStyle w:val="Table5"/>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630" w:hRule="atLeast"/>
          <w:tblHeader w:val="0"/>
          <w:ins w:author="Ashley N. DePew" w:id="3" w:date="2026-09-21T21:58:55Z"/>
        </w:trPr>
        <w:tc>
          <w:tcPr>
            <w:vMerge w:val="restart"/>
            <w:tcBorders>
              <w:top w:color="000000" w:space="0" w:sz="6" w:val="single"/>
              <w:left w:color="000000" w:space="0" w:sz="6" w:val="single"/>
              <w:bottom w:color="000000" w:space="0" w:sz="6" w:val="single"/>
              <w:right w:color="cccccc" w:space="0" w:sz="6" w:val="single"/>
            </w:tcBorders>
            <w:shd w:fill="46bdc6" w:val="clear"/>
            <w:tcMar>
              <w:top w:w="40.0" w:type="dxa"/>
              <w:left w:w="40.0" w:type="dxa"/>
              <w:bottom w:w="40.0" w:type="dxa"/>
              <w:right w:w="40.0" w:type="dxa"/>
            </w:tcMar>
            <w:vAlign w:val="center"/>
          </w:tcPr>
          <w:p w:rsidR="00000000" w:rsidDel="00000000" w:rsidP="00000000" w:rsidRDefault="00000000" w:rsidRPr="00000000" w14:paraId="000001A7">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Tiered Outflow Scenario</w:t>
              </w:r>
            </w:ins>
          </w:p>
        </w:tc>
        <w:tc>
          <w:tcPr>
            <w:vMerge w:val="restart"/>
            <w:tcBorders>
              <w:top w:color="000000" w:space="0" w:sz="6" w:val="single"/>
              <w:left w:color="cccccc" w:space="0" w:sz="6" w:val="single"/>
              <w:bottom w:color="000000" w:space="0" w:sz="6" w:val="single"/>
              <w:right w:color="000000" w:space="0" w:sz="6" w:val="single"/>
            </w:tcBorders>
            <w:shd w:fill="46bec6" w:val="clear"/>
            <w:tcMar>
              <w:top w:w="40.0" w:type="dxa"/>
              <w:left w:w="40.0" w:type="dxa"/>
              <w:bottom w:w="40.0" w:type="dxa"/>
              <w:right w:w="40.0" w:type="dxa"/>
            </w:tcMar>
            <w:vAlign w:val="center"/>
          </w:tcPr>
          <w:p w:rsidR="00000000" w:rsidDel="00000000" w:rsidP="00000000" w:rsidRDefault="00000000" w:rsidRPr="00000000" w14:paraId="000001A8">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Overall Score</w:t>
              </w:r>
            </w:ins>
          </w:p>
        </w:tc>
      </w:tr>
      <w:tr>
        <w:trPr>
          <w:cantSplit w:val="0"/>
          <w:tblHeader w:val="0"/>
          <w:ins w:author="Ashley N. DePew" w:id="3" w:date="2026-09-21T21:58:55Z"/>
        </w:trPr>
        <w:tc>
          <w:tcPr>
            <w:vMerge w:val="continue"/>
            <w:tcBorders>
              <w:top w:color="000000" w:space="0" w:sz="6" w:val="single"/>
              <w:left w:color="000000"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tl w:val="0"/>
                </w:rPr>
              </w:r>
            </w:ins>
          </w:p>
        </w:tc>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tl w:val="0"/>
                </w:rPr>
              </w:r>
            </w:ins>
          </w:p>
        </w:tc>
      </w:tr>
      <w:tr>
        <w:trPr>
          <w:cantSplit w:val="0"/>
          <w:trHeight w:val="540" w:hRule="atLeast"/>
          <w:tblHeader w:val="0"/>
          <w:ins w:author="Ashley N. DePew" w:id="3" w:date="2026-09-21T21:58:55Z"/>
        </w:trPr>
        <w:tc>
          <w:tcPr>
            <w:tcBorders>
              <w:top w:color="cccccc" w:space="0" w:sz="6" w:val="single"/>
              <w:left w:color="000000" w:space="0" w:sz="6" w:val="single"/>
              <w:bottom w:color="cccccc"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B">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30% Outflow Increase</w:t>
              </w:r>
            </w:ins>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C">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3</w:t>
              </w:r>
            </w:ins>
          </w:p>
        </w:tc>
      </w:tr>
      <w:tr>
        <w:trPr>
          <w:cantSplit w:val="0"/>
          <w:trHeight w:val="540" w:hRule="atLeast"/>
          <w:tblHeader w:val="0"/>
          <w:ins w:author="Ashley N. DePew" w:id="3" w:date="2026-09-21T21:58:55Z"/>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D">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10% Outflow Decrease</w:t>
              </w:r>
            </w:ins>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E">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-2</w:t>
              </w:r>
            </w:ins>
          </w:p>
        </w:tc>
      </w:tr>
    </w:tbl>
    <w:p w:rsidR="00000000" w:rsidDel="00000000" w:rsidP="00000000" w:rsidRDefault="00000000" w:rsidRPr="00000000" w14:paraId="000001AF">
      <w:pPr>
        <w:widowControl w:val="0"/>
        <w:rPr>
          <w:ins w:author="Ashley N. DePew" w:id="3" w:date="2026-09-21T21:58:55Z"/>
        </w:rPr>
      </w:pPr>
      <w:ins w:author="Ashley N. DePew" w:id="3" w:date="2026-09-21T21:58:55Z">
        <w:r w:rsidDel="00000000" w:rsidR="00000000" w:rsidRPr="00000000">
          <w:rPr>
            <w:rtl w:val="0"/>
          </w:rPr>
        </w:r>
      </w:ins>
    </w:p>
    <w:p w:rsidR="00000000" w:rsidDel="00000000" w:rsidP="00000000" w:rsidRDefault="00000000" w:rsidRPr="00000000" w14:paraId="000001B0">
      <w:pPr>
        <w:widowControl w:val="0"/>
        <w:rPr>
          <w:ins w:author="Ashley N. DePew" w:id="3" w:date="2026-09-21T21:58:55Z"/>
        </w:rPr>
      </w:pPr>
      <w:ins w:author="Ashley N. DePew" w:id="3" w:date="2026-09-21T21:58:55Z">
        <w:r w:rsidDel="00000000" w:rsidR="00000000" w:rsidRPr="00000000">
          <w:rPr>
            <w:rtl w:val="0"/>
          </w:rPr>
          <w:t xml:space="preserve">Table XX. Adaptation scenario overall scores.</w:t>
        </w:r>
      </w:ins>
    </w:p>
    <w:tbl>
      <w:tblPr>
        <w:tblStyle w:val="Table6"/>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540" w:hRule="atLeast"/>
          <w:tblHeader w:val="0"/>
          <w:ins w:author="Ashley N. DePew" w:id="3" w:date="2026-09-21T21:58:55Z"/>
        </w:trPr>
        <w:tc>
          <w:tcPr>
            <w:tcBorders>
              <w:top w:color="000000" w:space="0" w:sz="6" w:val="single"/>
              <w:left w:color="000000" w:space="0" w:sz="6" w:val="single"/>
              <w:bottom w:color="000000" w:space="0" w:sz="6" w:val="single"/>
              <w:right w:color="cccccc"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1B1">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Adaptation Scenario</w:t>
              </w:r>
            </w:ins>
          </w:p>
        </w:tc>
        <w:tc>
          <w:tcPr>
            <w:tcBorders>
              <w:top w:color="000000" w:space="0" w:sz="6" w:val="single"/>
              <w:left w:color="cccccc" w:space="0" w:sz="6" w:val="single"/>
              <w:bottom w:color="000000" w:space="0" w:sz="6" w:val="single"/>
              <w:right w:color="000000" w:space="0" w:sz="6" w:val="single"/>
            </w:tcBorders>
            <w:shd w:fill="7ed957" w:val="clear"/>
            <w:tcMar>
              <w:top w:w="40.0" w:type="dxa"/>
              <w:left w:w="40.0" w:type="dxa"/>
              <w:bottom w:w="40.0" w:type="dxa"/>
              <w:right w:w="40.0" w:type="dxa"/>
            </w:tcMar>
            <w:vAlign w:val="center"/>
          </w:tcPr>
          <w:p w:rsidR="00000000" w:rsidDel="00000000" w:rsidP="00000000" w:rsidRDefault="00000000" w:rsidRPr="00000000" w14:paraId="000001B2">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Overall Score</w:t>
              </w:r>
            </w:ins>
          </w:p>
        </w:tc>
      </w:tr>
      <w:tr>
        <w:trPr>
          <w:cantSplit w:val="0"/>
          <w:trHeight w:val="540" w:hRule="atLeast"/>
          <w:tblHeader w:val="0"/>
          <w:ins w:author="Ashley N. DePew" w:id="3" w:date="2026-09-21T21:58:55Z"/>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Bolster and Fortify</w:t>
              </w:r>
            </w:ins>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0</w:t>
              </w:r>
            </w:ins>
          </w:p>
        </w:tc>
      </w:tr>
      <w:tr>
        <w:trPr>
          <w:cantSplit w:val="0"/>
          <w:trHeight w:val="315" w:hRule="atLeast"/>
          <w:tblHeader w:val="0"/>
          <w:ins w:author="Ashley N. DePew" w:id="3" w:date="2026-09-21T21:58:55Z"/>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Eco Machine</w:t>
              </w:r>
            </w:ins>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2</w:t>
              </w:r>
            </w:ins>
          </w:p>
        </w:tc>
      </w:tr>
      <w:tr>
        <w:trPr>
          <w:cantSplit w:val="0"/>
          <w:trHeight w:val="540" w:hRule="atLeast"/>
          <w:tblHeader w:val="0"/>
          <w:ins w:author="Ashley N. DePew" w:id="3" w:date="2026-09-21T21:58:55Z"/>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New Green Watershed</w:t>
              </w:r>
            </w:ins>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4</w:t>
              </w:r>
            </w:ins>
          </w:p>
        </w:tc>
      </w:tr>
      <w:tr>
        <w:trPr>
          <w:cantSplit w:val="0"/>
          <w:trHeight w:val="540" w:hRule="atLeast"/>
          <w:tblHeader w:val="0"/>
          <w:ins w:author="Ashley N. DePew" w:id="3" w:date="2026-09-21T21:58:55Z"/>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Calling on Reserves</w:t>
              </w:r>
            </w:ins>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1</w:t>
              </w:r>
            </w:ins>
          </w:p>
        </w:tc>
      </w:tr>
      <w:tr>
        <w:trPr>
          <w:cantSplit w:val="0"/>
          <w:trHeight w:val="315" w:hRule="atLeast"/>
          <w:tblHeader w:val="0"/>
          <w:ins w:author="Ashley N. DePew" w:id="3" w:date="2026-09-21T21:58:55Z"/>
        </w:trPr>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commentRangeStart w:id="26"/>
              <w:r w:rsidDel="00000000" w:rsidR="00000000" w:rsidRPr="00000000">
                <w:rPr>
                  <w:rFonts w:ascii="Arial" w:cs="Arial" w:eastAsia="Arial" w:hAnsi="Arial"/>
                  <w:sz w:val="20"/>
                  <w:szCs w:val="20"/>
                  <w:rtl w:val="0"/>
                  <w:rPrChange w:author="Ashley N. DePew" w:id="4" w:date="2026-09-21T21:58:55Z">
                    <w:rPr/>
                  </w:rPrChange>
                </w:rPr>
                <w:t xml:space="preserve">A Tunnel</w:t>
              </w:r>
            </w:ins>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jc w:val="center"/>
              <w:rPr>
                <w:ins w:author="Ashley N. DePew" w:id="3" w:date="2026-09-21T21:58:55Z"/>
                <w:rFonts w:ascii="Arial" w:cs="Arial" w:eastAsia="Arial" w:hAnsi="Arial"/>
                <w:sz w:val="20"/>
                <w:szCs w:val="20"/>
                <w:rPrChange w:author="Ashley N. DePew" w:id="4" w:date="2026-09-21T21:58:55Z">
                  <w:rPr/>
                </w:rPrChange>
              </w:rPr>
            </w:pPr>
            <w:ins w:author="Ashley N. DePew" w:id="3" w:date="2026-09-21T21:58:55Z">
              <w:r w:rsidDel="00000000" w:rsidR="00000000" w:rsidRPr="00000000">
                <w:rPr>
                  <w:rFonts w:ascii="Arial" w:cs="Arial" w:eastAsia="Arial" w:hAnsi="Arial"/>
                  <w:sz w:val="20"/>
                  <w:szCs w:val="20"/>
                  <w:rtl w:val="0"/>
                  <w:rPrChange w:author="Ashley N. DePew" w:id="4" w:date="2026-09-21T21:58:55Z">
                    <w:rPr/>
                  </w:rPrChange>
                </w:rPr>
                <w:t xml:space="preserve">-2</w:t>
              </w:r>
            </w:ins>
          </w:p>
        </w:tc>
      </w:tr>
    </w:tbl>
    <w:p w:rsidR="00000000" w:rsidDel="00000000" w:rsidP="00000000" w:rsidRDefault="00000000" w:rsidRPr="00000000" w14:paraId="000001BD">
      <w:pPr>
        <w:widowControl w:val="0"/>
        <w:rPr>
          <w:ins w:author="Ashley N. DePew" w:id="3" w:date="2026-09-21T21:58:55Z"/>
        </w:rPr>
      </w:pPr>
      <w:ins w:author="Ashley N. DePew" w:id="3" w:date="2026-09-21T21:58:55Z">
        <w:commentRangeEnd w:id="26"/>
        <w:r w:rsidDel="00000000" w:rsidR="00000000" w:rsidRPr="00000000">
          <w:commentReference w:id="26"/>
        </w:r>
        <w:r w:rsidDel="00000000" w:rsidR="00000000" w:rsidRPr="00000000">
          <w:rPr>
            <w:rtl w:val="0"/>
          </w:rPr>
        </w:r>
      </w:ins>
    </w:p>
    <w:p w:rsidR="00000000" w:rsidDel="00000000" w:rsidP="00000000" w:rsidRDefault="00000000" w:rsidRPr="00000000" w14:paraId="000001BE">
      <w:pPr>
        <w:pStyle w:val="Heading2"/>
        <w:widowControl w:val="0"/>
        <w:rPr>
          <w:ins w:author="Ashley N. DePew" w:id="3" w:date="2026-09-21T21:58:55Z"/>
        </w:rPr>
      </w:pPr>
      <w:ins w:author="Ashley N. DePew" w:id="3" w:date="2026-09-21T21:58:55Z">
        <w:bookmarkStart w:colFirst="0" w:colLast="0" w:name="_75ay0zjoibke" w:id="35"/>
        <w:bookmarkEnd w:id="35"/>
        <w:r w:rsidDel="00000000" w:rsidR="00000000" w:rsidRPr="00000000">
          <w:rPr>
            <w:rtl w:val="0"/>
          </w:rPr>
          <w:t xml:space="preserve">Tiered Outflow Scenarios Comparison</w:t>
        </w:r>
      </w:ins>
    </w:p>
    <w:p w:rsidR="00000000" w:rsidDel="00000000" w:rsidP="00000000" w:rsidRDefault="00000000" w:rsidRPr="00000000" w14:paraId="000001BF">
      <w:pPr>
        <w:rPr>
          <w:ins w:author="Ashley N. DePew" w:id="3" w:date="2026-09-21T21:58:55Z"/>
        </w:rPr>
      </w:pPr>
      <w:ins w:author="Ashley N. DePew" w:id="3" w:date="2026-09-21T21:58:55Z">
        <w:r w:rsidDel="00000000" w:rsidR="00000000" w:rsidRPr="00000000">
          <w:rPr>
            <w:rtl w:val="0"/>
          </w:rPr>
          <w:t xml:space="preserve">The tiered outflow scenarios have the potential to be of substantial importance to Indigenous communities, because of the nature of the scenario: flow augmentation. The flow alterations in these scenarios were accomplished through the modeling by changing export quantities. Through feedback at various engagement opportunities throughout the project, the Just Transitions in the Delta team has learned that the flow of water is extremely important for the health of the system, and therefore </w:t>
        </w:r>
        <w:r w:rsidDel="00000000" w:rsidR="00000000" w:rsidRPr="00000000">
          <w:rPr>
            <w:rtl w:val="0"/>
            <w:rPrChange w:author="Ashley N. DePew" w:id="4" w:date="2026-09-21T21:58:55Z">
              <w:rPr/>
            </w:rPrChange>
          </w:rPr>
          <w:t xml:space="preserve">the </w:t>
        </w:r>
        <w:r w:rsidDel="00000000" w:rsidR="00000000" w:rsidRPr="00000000">
          <w:rPr>
            <w:rtl w:val="0"/>
          </w:rPr>
          <w:t xml:space="preserve">health of the </w:t>
        </w:r>
        <w:r w:rsidDel="00000000" w:rsidR="00000000" w:rsidRPr="00000000">
          <w:rPr>
            <w:rtl w:val="0"/>
            <w:rPrChange w:author="Ashley N. DePew" w:id="4" w:date="2026-09-21T21:58:55Z">
              <w:rPr/>
            </w:rPrChange>
          </w:rPr>
          <w:t xml:space="preserve">Indigenous</w:t>
        </w:r>
        <w:r w:rsidDel="00000000" w:rsidR="00000000" w:rsidRPr="00000000">
          <w:rPr>
            <w:rtl w:val="0"/>
          </w:rPr>
          <w:t xml:space="preserve"> peoples connected to the Delta. Overall, the increase in flow is a benefit; the 30% flow increase run very clearly </w:t>
        </w:r>
        <w:r w:rsidDel="00000000" w:rsidR="00000000" w:rsidRPr="00000000">
          <w:rPr>
            <w:rtl w:val="0"/>
            <w:rPrChange w:author="Ashley N. DePew" w:id="4" w:date="2026-09-21T21:58:55Z">
              <w:rPr/>
            </w:rPrChange>
          </w:rPr>
          <w:t xml:space="preserve">outperforms</w:t>
        </w:r>
        <w:r w:rsidDel="00000000" w:rsidR="00000000" w:rsidRPr="00000000">
          <w:rPr>
            <w:rtl w:val="0"/>
          </w:rPr>
          <w:t xml:space="preserve"> both the Historic Baseline and the 10% flow decrease run. </w:t>
        </w:r>
      </w:ins>
    </w:p>
    <w:p w:rsidR="00000000" w:rsidDel="00000000" w:rsidP="00000000" w:rsidRDefault="00000000" w:rsidRPr="00000000" w14:paraId="000001C0">
      <w:pPr>
        <w:rPr>
          <w:ins w:author="Ashley N. DePew" w:id="3" w:date="2026-09-21T21:58:55Z"/>
        </w:rPr>
      </w:pPr>
      <w:ins w:author="Ashley N. DePew" w:id="3" w:date="2026-09-21T21:58:55Z">
        <w:r w:rsidDel="00000000" w:rsidR="00000000" w:rsidRPr="00000000">
          <w:rPr>
            <w:rtl w:val="0"/>
          </w:rPr>
        </w:r>
      </w:ins>
    </w:p>
    <w:p w:rsidR="00000000" w:rsidDel="00000000" w:rsidP="00000000" w:rsidRDefault="00000000" w:rsidRPr="00000000" w14:paraId="000001C1">
      <w:pPr>
        <w:rPr>
          <w:ins w:author="Ashley N. DePew" w:id="5" w:date="2026-09-21T22:15:27Z"/>
        </w:rPr>
      </w:pPr>
      <w:ins w:author="Ashley N. DePew" w:id="3" w:date="2026-09-21T21:58:55Z">
        <w:r w:rsidDel="00000000" w:rsidR="00000000" w:rsidRPr="00000000">
          <w:rPr>
            <w:rtl w:val="0"/>
          </w:rPr>
          <w:t xml:space="preserve">The tiered outflow scenarios do not include any landscape-level interventions, and therefore do not have corresponding measurement scores for Metric A, Restoration of Native Ecosystems and Ecosystem Functions.</w:t>
        </w:r>
      </w:ins>
      <w:ins w:author="Ashley N. DePew" w:id="5" w:date="2026-09-21T22:15:27Z">
        <w:r w:rsidDel="00000000" w:rsidR="00000000" w:rsidRPr="00000000">
          <w:rPr>
            <w:rtl w:val="0"/>
          </w:rPr>
        </w:r>
      </w:ins>
    </w:p>
    <w:p w:rsidR="00000000" w:rsidDel="00000000" w:rsidP="00000000" w:rsidRDefault="00000000" w:rsidRPr="00000000" w14:paraId="000001C2">
      <w:pPr>
        <w:pStyle w:val="Heading2"/>
        <w:rPr>
          <w:ins w:author="Ashley N. DePew" w:id="5" w:date="2026-09-21T22:15:27Z"/>
        </w:rPr>
      </w:pPr>
      <w:ins w:author="Ashley N. DePew" w:id="5" w:date="2026-09-21T22:15:27Z">
        <w:bookmarkStart w:colFirst="0" w:colLast="0" w:name="_w4ck1dbxut98" w:id="36"/>
        <w:bookmarkEnd w:id="36"/>
        <w:r w:rsidDel="00000000" w:rsidR="00000000" w:rsidRPr="00000000">
          <w:rPr>
            <w:rtl w:val="0"/>
          </w:rPr>
          <w:t xml:space="preserve">Adaptation Scenarios Comparison</w:t>
        </w:r>
      </w:ins>
    </w:p>
    <w:p w:rsidR="00000000" w:rsidDel="00000000" w:rsidP="00000000" w:rsidRDefault="00000000" w:rsidRPr="00000000" w14:paraId="000001C3">
      <w:pPr>
        <w:rPr>
          <w:ins w:author="Ashley N. DePew" w:id="5" w:date="2026-09-21T22:15:27Z"/>
        </w:rPr>
      </w:pPr>
      <w:ins w:author="Ashley N. DePew" w:id="5" w:date="2026-09-21T22:15:27Z">
        <w:r w:rsidDel="00000000" w:rsidR="00000000" w:rsidRPr="00000000">
          <w:rPr>
            <w:rtl w:val="0"/>
          </w:rPr>
          <w:t xml:space="preserve">Contrary to the tiered outflow scenarios, all but one scenario excludes flow alterations: Calling on Reserves. Where the tiered outflows augmented flow by changing export quantities, Calling on Reserves was modeled to hold more flows upstream for the benefit of different fish species. Nevertheless, Calling on Reserves has a slight positive impact overall for Eco-cultural Restoration and Indigenous Sovereignty.</w:t>
        </w:r>
      </w:ins>
    </w:p>
    <w:p w:rsidR="00000000" w:rsidDel="00000000" w:rsidP="00000000" w:rsidRDefault="00000000" w:rsidRPr="00000000" w14:paraId="000001C4">
      <w:pPr>
        <w:rPr>
          <w:ins w:author="Ashley N. DePew" w:id="5" w:date="2026-09-21T22:15:27Z"/>
        </w:rPr>
      </w:pPr>
      <w:ins w:author="Ashley N. DePew" w:id="5" w:date="2026-09-21T22:15:27Z">
        <w:r w:rsidDel="00000000" w:rsidR="00000000" w:rsidRPr="00000000">
          <w:rPr>
            <w:rtl w:val="0"/>
          </w:rPr>
        </w:r>
      </w:ins>
    </w:p>
    <w:p w:rsidR="00000000" w:rsidDel="00000000" w:rsidP="00000000" w:rsidRDefault="00000000" w:rsidRPr="00000000" w14:paraId="000001C5">
      <w:pPr>
        <w:rPr>
          <w:ins w:author="Ashley N. DePew" w:id="5" w:date="2026-09-21T22:15:27Z"/>
          <w:rPrChange w:author="Ashley N. DePew" w:id="6" w:date="2026-09-21T22:15:27Z">
            <w:rPr/>
          </w:rPrChange>
        </w:rPr>
      </w:pPr>
      <w:ins w:author="Ashley N. DePew" w:id="5" w:date="2026-09-21T22:15:27Z">
        <w:r w:rsidDel="00000000" w:rsidR="00000000" w:rsidRPr="00000000">
          <w:rPr>
            <w:rtl w:val="0"/>
          </w:rPr>
          <w:t xml:space="preserve">Overall, New Green Watershed performs the best among the adaptation scenarios, due to the magnitude of restoration included.</w:t>
        </w:r>
        <w:r w:rsidDel="00000000" w:rsidR="00000000" w:rsidRPr="00000000">
          <w:rPr>
            <w:rtl w:val="0"/>
          </w:rPr>
        </w:r>
      </w:ins>
    </w:p>
    <w:p w:rsidR="00000000" w:rsidDel="00000000" w:rsidP="00000000" w:rsidRDefault="00000000" w:rsidRPr="00000000" w14:paraId="000001C6">
      <w:pPr>
        <w:rPr/>
        <w:pPrChange w:author="Ashley N. DePew" w:id="0" w:date="2026-09-21T21:58:55Z">
          <w:pPr>
            <w:widowControl w:val="0"/>
          </w:pPr>
        </w:pPrChange>
      </w:pPr>
      <w:r w:rsidDel="00000000" w:rsidR="00000000" w:rsidRPr="00000000">
        <w:rPr>
          <w:rtl w:val="0"/>
        </w:rPr>
      </w:r>
    </w:p>
    <w:p w:rsidR="00000000" w:rsidDel="00000000" w:rsidP="00000000" w:rsidRDefault="00000000" w:rsidRPr="00000000" w14:paraId="000001C7">
      <w:pPr>
        <w:widowControl w:val="0"/>
        <w:rPr/>
      </w:pPr>
      <w:r w:rsidDel="00000000" w:rsidR="00000000" w:rsidRPr="00000000">
        <w:rPr>
          <w:rFonts w:ascii="Nova Mono" w:cs="Nova Mono" w:eastAsia="Nova Mono" w:hAnsi="Nova Mono"/>
          <w:rtl w:val="0"/>
        </w:rPr>
        <w:t xml:space="preserve">Metric 1 → restoration magnitude driving NGW 4</w:t>
      </w:r>
    </w:p>
    <w:p w:rsidR="00000000" w:rsidDel="00000000" w:rsidP="00000000" w:rsidRDefault="00000000" w:rsidRPr="00000000" w14:paraId="000001C8">
      <w:pPr>
        <w:widowControl w:val="0"/>
        <w:rPr/>
      </w:pPr>
      <w:r w:rsidDel="00000000" w:rsidR="00000000" w:rsidRPr="00000000">
        <w:rPr>
          <w:rtl w:val="0"/>
        </w:rPr>
        <w:t xml:space="preserve">Orders of magnitude of how much is happening with NGW </w:t>
      </w:r>
    </w:p>
    <w:p w:rsidR="00000000" w:rsidDel="00000000" w:rsidP="00000000" w:rsidRDefault="00000000" w:rsidRPr="00000000" w14:paraId="000001C9">
      <w:pPr>
        <w:widowControl w:val="0"/>
        <w:rPr/>
      </w:pPr>
      <w:r w:rsidDel="00000000" w:rsidR="00000000" w:rsidRPr="00000000">
        <w:rPr>
          <w:rtl w:val="0"/>
        </w:rPr>
        <w:t xml:space="preserve">Eco is above because of restoration (habitat in suisun, FT) but not near as much as NGW</w:t>
      </w:r>
    </w:p>
    <w:p w:rsidR="00000000" w:rsidDel="00000000" w:rsidP="00000000" w:rsidRDefault="00000000" w:rsidRPr="00000000" w14:paraId="000001CA">
      <w:pPr>
        <w:widowControl w:val="0"/>
        <w:rPr/>
      </w:pPr>
      <w:r w:rsidDel="00000000" w:rsidR="00000000" w:rsidRPr="00000000">
        <w:rPr>
          <w:rtl w:val="0"/>
        </w:rPr>
        <w:t xml:space="preserve">COR slight positive - trying to hold flows for fish</w:t>
      </w:r>
    </w:p>
    <w:p w:rsidR="00000000" w:rsidDel="00000000" w:rsidP="00000000" w:rsidRDefault="00000000" w:rsidRPr="00000000" w14:paraId="000001CB">
      <w:pPr>
        <w:widowControl w:val="0"/>
        <w:rPr/>
      </w:pPr>
      <w:r w:rsidDel="00000000" w:rsidR="00000000" w:rsidRPr="00000000">
        <w:rPr>
          <w:rFonts w:ascii="Nova Mono" w:cs="Nova Mono" w:eastAsia="Nova Mono" w:hAnsi="Nova Mono"/>
          <w:rtl w:val="0"/>
        </w:rPr>
        <w:t xml:space="preserve">Tunnel → double hit because of landscape and flow implications</w:t>
      </w:r>
    </w:p>
    <w:p w:rsidR="00000000" w:rsidDel="00000000" w:rsidP="00000000" w:rsidRDefault="00000000" w:rsidRPr="00000000" w14:paraId="000001CC">
      <w:pPr>
        <w:widowControl w:val="0"/>
        <w:rPr/>
      </w:pPr>
      <w:r w:rsidDel="00000000" w:rsidR="00000000" w:rsidRPr="00000000">
        <w:rPr>
          <w:rtl w:val="0"/>
        </w:rPr>
        <w:t xml:space="preserve">Tun pulling more water in winter that would otherwise flow through</w:t>
      </w:r>
    </w:p>
    <w:p w:rsidR="00000000" w:rsidDel="00000000" w:rsidP="00000000" w:rsidRDefault="00000000" w:rsidRPr="00000000" w14:paraId="000001CD">
      <w:pPr>
        <w:widowControl w:val="0"/>
        <w:rPr/>
      </w:pPr>
      <w:r w:rsidDel="00000000" w:rsidR="00000000" w:rsidRPr="00000000">
        <w:rPr>
          <w:rtl w:val="0"/>
        </w:rPr>
        <w:t xml:space="preserve">Not known how much impact this has</w:t>
      </w:r>
    </w:p>
    <w:p w:rsidR="00000000" w:rsidDel="00000000" w:rsidP="00000000" w:rsidRDefault="00000000" w:rsidRPr="00000000" w14:paraId="000001CE">
      <w:pPr>
        <w:widowControl w:val="0"/>
        <w:rPr/>
      </w:pPr>
      <w:r w:rsidDel="00000000" w:rsidR="00000000" w:rsidRPr="00000000">
        <w:rPr>
          <w:rtl w:val="0"/>
        </w:rPr>
        <w:t xml:space="preserve">Inherently taking more -- negative</w:t>
      </w:r>
    </w:p>
    <w:p w:rsidR="00000000" w:rsidDel="00000000" w:rsidP="00000000" w:rsidRDefault="00000000" w:rsidRPr="00000000" w14:paraId="000001CF">
      <w:pPr>
        <w:widowControl w:val="0"/>
        <w:rPr/>
      </w:pPr>
      <w:r w:rsidDel="00000000" w:rsidR="00000000" w:rsidRPr="00000000">
        <w:rPr>
          <w:rtl w:val="0"/>
        </w:rPr>
      </w:r>
    </w:p>
    <w:p w:rsidR="00000000" w:rsidDel="00000000" w:rsidP="00000000" w:rsidRDefault="00000000" w:rsidRPr="00000000" w14:paraId="000001D0">
      <w:pPr>
        <w:widowControl w:val="0"/>
        <w:rPr/>
      </w:pPr>
      <w:r w:rsidDel="00000000" w:rsidR="00000000" w:rsidRPr="00000000">
        <w:rPr>
          <w:rtl w:val="0"/>
        </w:rPr>
        <w:t xml:space="preserve">Flow tiers extremely important to Tribes because includes adding more flow</w:t>
      </w:r>
    </w:p>
    <w:p w:rsidR="00000000" w:rsidDel="00000000" w:rsidP="00000000" w:rsidRDefault="00000000" w:rsidRPr="00000000" w14:paraId="000001D1">
      <w:pPr>
        <w:widowControl w:val="0"/>
        <w:rPr/>
      </w:pPr>
      <w:r w:rsidDel="00000000" w:rsidR="00000000" w:rsidRPr="00000000">
        <w:rPr>
          <w:rtl w:val="0"/>
        </w:rPr>
        <w:t xml:space="preserve">Flow tiers only looked at cutting exports -- increasing flow, but hurts southern Delta because you're no longer pumping and therefore don't freshen it</w:t>
      </w:r>
    </w:p>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widowControl w:val="0"/>
        <w:rPr/>
      </w:pPr>
      <w:r w:rsidDel="00000000" w:rsidR="00000000" w:rsidRPr="00000000">
        <w:rPr>
          <w:rtl w:val="0"/>
        </w:rPr>
        <w:t xml:space="preserve">Eco potentially slightly more positive than COR but tentative</w:t>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widowControl w:val="0"/>
        <w:rPr/>
      </w:pPr>
      <w:r w:rsidDel="00000000" w:rsidR="00000000" w:rsidRPr="00000000">
        <w:rPr>
          <w:rtl w:val="0"/>
        </w:rPr>
        <w:t xml:space="preserve">Most specific: restored acreage, flow</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widowControl w:val="0"/>
        <w:rPr/>
      </w:pPr>
      <w:r w:rsidDel="00000000" w:rsidR="00000000" w:rsidRPr="00000000">
        <w:rPr>
          <w:rtl w:val="0"/>
        </w:rPr>
        <w:t xml:space="preserve">With eco restoration, potential strong case for increased land access and TEK application</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widowControl w:val="0"/>
        <w:rPr/>
      </w:pPr>
      <w:r w:rsidDel="00000000" w:rsidR="00000000" w:rsidRPr="00000000">
        <w:rPr>
          <w:rFonts w:ascii="Nova Mono" w:cs="Nova Mono" w:eastAsia="Nova Mono" w:hAnsi="Nova Mono"/>
          <w:rtl w:val="0"/>
        </w:rPr>
        <w:t xml:space="preserve">NGW → assuming that there is much more involvement with Tribes in the Delta generally, politically and culturally, so that needs to be flagged</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widowControl w:val="0"/>
        <w:rPr/>
      </w:pPr>
      <w:r w:rsidDel="00000000" w:rsidR="00000000" w:rsidRPr="00000000">
        <w:rPr>
          <w:rtl w:val="0"/>
        </w:rPr>
        <w:t xml:space="preserve">Assuming status quo culturally/politically in the other scenarios</w:t>
      </w:r>
    </w:p>
    <w:p w:rsidR="00000000" w:rsidDel="00000000" w:rsidP="00000000" w:rsidRDefault="00000000" w:rsidRPr="00000000" w14:paraId="000001DC">
      <w:pPr>
        <w:widowControl w:val="0"/>
        <w:rPr/>
      </w:pPr>
      <w:r w:rsidDel="00000000" w:rsidR="00000000" w:rsidRPr="00000000">
        <w:rPr>
          <w:rtl w:val="0"/>
        </w:rPr>
      </w:r>
    </w:p>
    <w:p w:rsidR="00000000" w:rsidDel="00000000" w:rsidP="00000000" w:rsidRDefault="00000000" w:rsidRPr="00000000" w14:paraId="000001DD">
      <w:pPr>
        <w:widowControl w:val="0"/>
        <w:rPr/>
      </w:pPr>
      <w:r w:rsidDel="00000000" w:rsidR="00000000" w:rsidRPr="00000000">
        <w:rPr>
          <w:rtl w:val="0"/>
        </w:rPr>
        <w:t xml:space="preserve">NGW is much more proactive</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widowControl w:val="0"/>
        <w:rPr/>
      </w:pPr>
      <w:r w:rsidDel="00000000" w:rsidR="00000000" w:rsidRPr="00000000">
        <w:rPr>
          <w:rtl w:val="0"/>
        </w:rPr>
        <w:t xml:space="preserve">Lay out the assumptions to validate/justify the scoring</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 tiered outflows</w:t>
      </w:r>
    </w:p>
    <w:p w:rsidR="00000000" w:rsidDel="00000000" w:rsidP="00000000" w:rsidRDefault="00000000" w:rsidRPr="00000000" w14:paraId="000001E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Comparable in terms of % change - flows very important</w:t>
      </w:r>
    </w:p>
    <w:p w:rsidR="00000000" w:rsidDel="00000000" w:rsidP="00000000" w:rsidRDefault="00000000" w:rsidRPr="00000000" w14:paraId="000001E3">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Easier to separate flow tiers as scenarios that were only looking at flow</w:t>
      </w:r>
    </w:p>
    <w:p w:rsidR="00000000" w:rsidDel="00000000" w:rsidP="00000000" w:rsidRDefault="00000000" w:rsidRPr="00000000" w14:paraId="000001E5">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6">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 comparison to flow tiers -- COR holding flows upstream for fish vs tiered outflows was reducing exports</w:t>
      </w:r>
    </w:p>
    <w:p w:rsidR="00000000" w:rsidDel="00000000" w:rsidP="00000000" w:rsidRDefault="00000000" w:rsidRPr="00000000" w14:paraId="000001E7">
      <w:pPr>
        <w:widowControl w:val="0"/>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Tiered outflow scoring</w:t>
      </w:r>
    </w:p>
    <w:p w:rsidR="00000000" w:rsidDel="00000000" w:rsidP="00000000" w:rsidRDefault="00000000" w:rsidRPr="00000000" w14:paraId="000001E9">
      <w:pPr>
        <w:widowControl w:val="0"/>
        <w:spacing w:line="24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30% increase → 3</w:t>
      </w:r>
    </w:p>
    <w:p w:rsidR="00000000" w:rsidDel="00000000" w:rsidP="00000000" w:rsidRDefault="00000000" w:rsidRPr="00000000" w14:paraId="000001EA">
      <w:pPr>
        <w:widowControl w:val="0"/>
        <w:spacing w:line="240" w:lineRule="auto"/>
        <w:rPr/>
      </w:pPr>
      <w:r w:rsidDel="00000000" w:rsidR="00000000" w:rsidRPr="00000000">
        <w:rPr>
          <w:rFonts w:ascii="Arial Unicode MS" w:cs="Arial Unicode MS" w:eastAsia="Arial Unicode MS" w:hAnsi="Arial Unicode MS"/>
          <w:sz w:val="22"/>
          <w:szCs w:val="22"/>
          <w:rtl w:val="0"/>
        </w:rPr>
        <w:t xml:space="preserve">10% decrease → -2</w:t>
      </w:r>
      <w:r w:rsidDel="00000000" w:rsidR="00000000" w:rsidRPr="00000000">
        <w:rPr>
          <w:rtl w:val="0"/>
        </w:rPr>
      </w:r>
    </w:p>
    <w:p w:rsidR="00000000" w:rsidDel="00000000" w:rsidP="00000000" w:rsidRDefault="00000000" w:rsidRPr="00000000" w14:paraId="000001EB">
      <w:pPr>
        <w:widowControl w:val="0"/>
        <w:rPr/>
      </w:pPr>
      <w:r w:rsidDel="00000000" w:rsidR="00000000" w:rsidRPr="00000000">
        <w:rPr>
          <w:rtl w:val="0"/>
        </w:rPr>
      </w:r>
    </w:p>
    <w:tbl>
      <w:tblPr>
        <w:tblStyle w:val="Table7"/>
        <w:tblpPr w:leftFromText="180" w:rightFromText="180" w:topFromText="180" w:bottomFromText="180" w:vertAnchor="text" w:horzAnchor="text" w:tblpX="-315" w:tblpY="0"/>
        <w:tblW w:w="1084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905"/>
        <w:gridCol w:w="735"/>
        <w:gridCol w:w="840"/>
        <w:gridCol w:w="735"/>
        <w:gridCol w:w="723.0000000000007"/>
        <w:gridCol w:w="956.9999999999993"/>
        <w:gridCol w:w="825"/>
        <w:gridCol w:w="825"/>
        <w:gridCol w:w="825"/>
        <w:gridCol w:w="840"/>
        <w:gridCol w:w="840"/>
        <w:gridCol w:w="795"/>
        <w:tblGridChange w:id="0">
          <w:tblGrid>
            <w:gridCol w:w="1905"/>
            <w:gridCol w:w="735"/>
            <w:gridCol w:w="840"/>
            <w:gridCol w:w="735"/>
            <w:gridCol w:w="723.0000000000007"/>
            <w:gridCol w:w="956.9999999999993"/>
            <w:gridCol w:w="825"/>
            <w:gridCol w:w="825"/>
            <w:gridCol w:w="825"/>
            <w:gridCol w:w="840"/>
            <w:gridCol w:w="840"/>
            <w:gridCol w:w="795"/>
          </w:tblGrid>
        </w:tblGridChange>
      </w:tblGrid>
      <w:tr>
        <w:trPr>
          <w:cantSplit w:val="0"/>
          <w:trHeight w:val="660" w:hRule="atLeast"/>
          <w:tblHeader w:val="0"/>
        </w:trPr>
        <w:tc>
          <w:tcPr>
            <w:tcMar>
              <w:top w:w="140.0" w:type="dxa"/>
              <w:left w:w="140.0" w:type="dxa"/>
              <w:bottom w:w="140.0" w:type="dxa"/>
              <w:right w:w="140.0" w:type="dxa"/>
            </w:tcMar>
          </w:tcPr>
          <w:p w:rsidR="00000000" w:rsidDel="00000000" w:rsidP="00000000" w:rsidRDefault="00000000" w:rsidRPr="00000000" w14:paraId="000001EC">
            <w:pPr>
              <w:widowControl w:val="0"/>
              <w:spacing w:line="240" w:lineRule="auto"/>
              <w:rPr/>
            </w:pPr>
            <w:r w:rsidDel="00000000" w:rsidR="00000000" w:rsidRPr="00000000">
              <w:rPr>
                <w:rtl w:val="0"/>
              </w:rPr>
              <w:t xml:space="preserve">RANK</w:t>
            </w:r>
          </w:p>
        </w:tc>
        <w:tc>
          <w:tcPr>
            <w:shd w:fill="fce5cd" w:val="clear"/>
            <w:tcMar>
              <w:top w:w="140.0" w:type="dxa"/>
              <w:left w:w="140.0" w:type="dxa"/>
              <w:bottom w:w="140.0" w:type="dxa"/>
              <w:right w:w="140.0" w:type="dxa"/>
            </w:tcMar>
          </w:tcPr>
          <w:p w:rsidR="00000000" w:rsidDel="00000000" w:rsidP="00000000" w:rsidRDefault="00000000" w:rsidRPr="00000000" w14:paraId="000001ED">
            <w:pPr>
              <w:widowControl w:val="0"/>
              <w:spacing w:line="240" w:lineRule="auto"/>
              <w:jc w:val="center"/>
              <w:rPr/>
            </w:pPr>
            <w:r w:rsidDel="00000000" w:rsidR="00000000" w:rsidRPr="00000000">
              <w:rPr>
                <w:rtl w:val="0"/>
              </w:rPr>
              <w:t xml:space="preserve">-5</w:t>
            </w:r>
          </w:p>
        </w:tc>
        <w:tc>
          <w:tcPr>
            <w:shd w:fill="fce5cd" w:val="clear"/>
            <w:tcMar>
              <w:top w:w="140.0" w:type="dxa"/>
              <w:left w:w="140.0" w:type="dxa"/>
              <w:bottom w:w="140.0" w:type="dxa"/>
              <w:right w:w="140.0" w:type="dxa"/>
            </w:tcMar>
          </w:tcPr>
          <w:p w:rsidR="00000000" w:rsidDel="00000000" w:rsidP="00000000" w:rsidRDefault="00000000" w:rsidRPr="00000000" w14:paraId="000001EE">
            <w:pPr>
              <w:widowControl w:val="0"/>
              <w:spacing w:line="240" w:lineRule="auto"/>
              <w:jc w:val="center"/>
              <w:rPr>
                <w:sz w:val="28"/>
                <w:szCs w:val="28"/>
              </w:rPr>
            </w:pPr>
            <w:r w:rsidDel="00000000" w:rsidR="00000000" w:rsidRPr="00000000">
              <w:rPr>
                <w:sz w:val="28"/>
                <w:szCs w:val="28"/>
                <w:rtl w:val="0"/>
              </w:rPr>
              <w:t xml:space="preserve">-4</w:t>
            </w:r>
          </w:p>
        </w:tc>
        <w:tc>
          <w:tcPr>
            <w:shd w:fill="fce5cd" w:val="clear"/>
            <w:tcMar>
              <w:top w:w="140.0" w:type="dxa"/>
              <w:left w:w="140.0" w:type="dxa"/>
              <w:bottom w:w="140.0" w:type="dxa"/>
              <w:right w:w="140.0" w:type="dxa"/>
            </w:tcMar>
          </w:tcPr>
          <w:p w:rsidR="00000000" w:rsidDel="00000000" w:rsidP="00000000" w:rsidRDefault="00000000" w:rsidRPr="00000000" w14:paraId="000001EF">
            <w:pPr>
              <w:widowControl w:val="0"/>
              <w:spacing w:line="240" w:lineRule="auto"/>
              <w:jc w:val="center"/>
              <w:rPr>
                <w:sz w:val="28"/>
                <w:szCs w:val="28"/>
              </w:rPr>
            </w:pPr>
            <w:r w:rsidDel="00000000" w:rsidR="00000000" w:rsidRPr="00000000">
              <w:rPr>
                <w:sz w:val="28"/>
                <w:szCs w:val="28"/>
                <w:rtl w:val="0"/>
              </w:rPr>
              <w:t xml:space="preserve">-3</w:t>
            </w:r>
          </w:p>
        </w:tc>
        <w:tc>
          <w:tcPr>
            <w:shd w:fill="fce5cd" w:val="clear"/>
            <w:tcMar>
              <w:top w:w="140.0" w:type="dxa"/>
              <w:left w:w="140.0" w:type="dxa"/>
              <w:bottom w:w="140.0" w:type="dxa"/>
              <w:right w:w="140.0" w:type="dxa"/>
            </w:tcMar>
          </w:tcPr>
          <w:p w:rsidR="00000000" w:rsidDel="00000000" w:rsidP="00000000" w:rsidRDefault="00000000" w:rsidRPr="00000000" w14:paraId="000001F0">
            <w:pPr>
              <w:widowControl w:val="0"/>
              <w:spacing w:line="240" w:lineRule="auto"/>
              <w:jc w:val="center"/>
              <w:rPr>
                <w:sz w:val="28"/>
                <w:szCs w:val="28"/>
              </w:rPr>
            </w:pPr>
            <w:r w:rsidDel="00000000" w:rsidR="00000000" w:rsidRPr="00000000">
              <w:rPr>
                <w:sz w:val="28"/>
                <w:szCs w:val="28"/>
                <w:rtl w:val="0"/>
              </w:rPr>
              <w:t xml:space="preserve">-2</w:t>
            </w:r>
          </w:p>
        </w:tc>
        <w:tc>
          <w:tcPr>
            <w:shd w:fill="fce5cd" w:val="clear"/>
            <w:tcMar>
              <w:top w:w="140.0" w:type="dxa"/>
              <w:left w:w="140.0" w:type="dxa"/>
              <w:bottom w:w="140.0" w:type="dxa"/>
              <w:right w:w="140.0" w:type="dxa"/>
            </w:tcMar>
          </w:tcPr>
          <w:p w:rsidR="00000000" w:rsidDel="00000000" w:rsidP="00000000" w:rsidRDefault="00000000" w:rsidRPr="00000000" w14:paraId="000001F1">
            <w:pPr>
              <w:widowControl w:val="0"/>
              <w:spacing w:line="240" w:lineRule="auto"/>
              <w:jc w:val="center"/>
              <w:rPr>
                <w:sz w:val="28"/>
                <w:szCs w:val="28"/>
              </w:rPr>
            </w:pPr>
            <w:r w:rsidDel="00000000" w:rsidR="00000000" w:rsidRPr="00000000">
              <w:rPr>
                <w:sz w:val="28"/>
                <w:szCs w:val="28"/>
                <w:rtl w:val="0"/>
              </w:rPr>
              <w:t xml:space="preserve">-1</w:t>
            </w:r>
          </w:p>
        </w:tc>
        <w:tc>
          <w:tcPr>
            <w:shd w:fill="d9d9d9" w:val="clear"/>
            <w:tcMar>
              <w:top w:w="140.0" w:type="dxa"/>
              <w:left w:w="140.0" w:type="dxa"/>
              <w:bottom w:w="140.0" w:type="dxa"/>
              <w:right w:w="140.0" w:type="dxa"/>
            </w:tcMar>
          </w:tcPr>
          <w:p w:rsidR="00000000" w:rsidDel="00000000" w:rsidP="00000000" w:rsidRDefault="00000000" w:rsidRPr="00000000" w14:paraId="000001F2">
            <w:pPr>
              <w:widowControl w:val="0"/>
              <w:spacing w:line="240" w:lineRule="auto"/>
              <w:jc w:val="center"/>
              <w:rPr>
                <w:sz w:val="28"/>
                <w:szCs w:val="28"/>
                <w:shd w:fill="d9d9d9" w:val="clear"/>
              </w:rPr>
            </w:pPr>
            <w:r w:rsidDel="00000000" w:rsidR="00000000" w:rsidRPr="00000000">
              <w:rPr>
                <w:sz w:val="28"/>
                <w:szCs w:val="28"/>
                <w:shd w:fill="d9d9d9" w:val="clear"/>
                <w:rtl w:val="0"/>
              </w:rPr>
              <w:t xml:space="preserve">0</w:t>
            </w:r>
          </w:p>
        </w:tc>
        <w:tc>
          <w:tcPr>
            <w:shd w:fill="d9ead3" w:val="clear"/>
            <w:tcMar>
              <w:top w:w="140.0" w:type="dxa"/>
              <w:left w:w="140.0" w:type="dxa"/>
              <w:bottom w:w="140.0" w:type="dxa"/>
              <w:right w:w="140.0" w:type="dxa"/>
            </w:tcMar>
          </w:tcPr>
          <w:p w:rsidR="00000000" w:rsidDel="00000000" w:rsidP="00000000" w:rsidRDefault="00000000" w:rsidRPr="00000000" w14:paraId="000001F3">
            <w:pPr>
              <w:widowControl w:val="0"/>
              <w:spacing w:line="240" w:lineRule="auto"/>
              <w:jc w:val="center"/>
              <w:rPr>
                <w:sz w:val="28"/>
                <w:szCs w:val="28"/>
              </w:rPr>
            </w:pPr>
            <w:r w:rsidDel="00000000" w:rsidR="00000000" w:rsidRPr="00000000">
              <w:rPr>
                <w:sz w:val="28"/>
                <w:szCs w:val="28"/>
                <w:rtl w:val="0"/>
              </w:rPr>
              <w:t xml:space="preserve">1</w:t>
            </w:r>
          </w:p>
        </w:tc>
        <w:tc>
          <w:tcPr>
            <w:shd w:fill="d9ead3" w:val="clear"/>
            <w:tcMar>
              <w:top w:w="140.0" w:type="dxa"/>
              <w:left w:w="140.0" w:type="dxa"/>
              <w:bottom w:w="140.0" w:type="dxa"/>
              <w:right w:w="140.0" w:type="dxa"/>
            </w:tcMar>
          </w:tcPr>
          <w:p w:rsidR="00000000" w:rsidDel="00000000" w:rsidP="00000000" w:rsidRDefault="00000000" w:rsidRPr="00000000" w14:paraId="000001F4">
            <w:pPr>
              <w:widowControl w:val="0"/>
              <w:spacing w:line="240" w:lineRule="auto"/>
              <w:jc w:val="center"/>
              <w:rPr>
                <w:sz w:val="28"/>
                <w:szCs w:val="28"/>
              </w:rPr>
            </w:pPr>
            <w:r w:rsidDel="00000000" w:rsidR="00000000" w:rsidRPr="00000000">
              <w:rPr>
                <w:sz w:val="28"/>
                <w:szCs w:val="28"/>
                <w:rtl w:val="0"/>
              </w:rPr>
              <w:t xml:space="preserve">2</w:t>
            </w:r>
          </w:p>
        </w:tc>
        <w:tc>
          <w:tcPr>
            <w:shd w:fill="d9ead3" w:val="clear"/>
            <w:tcMar>
              <w:top w:w="140.0" w:type="dxa"/>
              <w:left w:w="140.0" w:type="dxa"/>
              <w:bottom w:w="140.0" w:type="dxa"/>
              <w:right w:w="140.0" w:type="dxa"/>
            </w:tcMar>
          </w:tcPr>
          <w:p w:rsidR="00000000" w:rsidDel="00000000" w:rsidP="00000000" w:rsidRDefault="00000000" w:rsidRPr="00000000" w14:paraId="000001F5">
            <w:pPr>
              <w:widowControl w:val="0"/>
              <w:spacing w:line="240" w:lineRule="auto"/>
              <w:jc w:val="center"/>
              <w:rPr>
                <w:sz w:val="28"/>
                <w:szCs w:val="28"/>
              </w:rPr>
            </w:pPr>
            <w:r w:rsidDel="00000000" w:rsidR="00000000" w:rsidRPr="00000000">
              <w:rPr>
                <w:sz w:val="28"/>
                <w:szCs w:val="28"/>
                <w:rtl w:val="0"/>
              </w:rPr>
              <w:t xml:space="preserve">3</w:t>
            </w:r>
          </w:p>
        </w:tc>
        <w:tc>
          <w:tcPr>
            <w:shd w:fill="d9ead3" w:val="clear"/>
            <w:tcMar>
              <w:top w:w="140.0" w:type="dxa"/>
              <w:left w:w="140.0" w:type="dxa"/>
              <w:bottom w:w="140.0" w:type="dxa"/>
              <w:right w:w="140.0" w:type="dxa"/>
            </w:tcMar>
          </w:tcPr>
          <w:p w:rsidR="00000000" w:rsidDel="00000000" w:rsidP="00000000" w:rsidRDefault="00000000" w:rsidRPr="00000000" w14:paraId="000001F6">
            <w:pPr>
              <w:widowControl w:val="0"/>
              <w:spacing w:line="240" w:lineRule="auto"/>
              <w:jc w:val="center"/>
              <w:rPr>
                <w:sz w:val="28"/>
                <w:szCs w:val="28"/>
              </w:rPr>
            </w:pPr>
            <w:r w:rsidDel="00000000" w:rsidR="00000000" w:rsidRPr="00000000">
              <w:rPr>
                <w:sz w:val="28"/>
                <w:szCs w:val="28"/>
                <w:rtl w:val="0"/>
              </w:rPr>
              <w:t xml:space="preserve">4</w:t>
            </w:r>
          </w:p>
        </w:tc>
        <w:tc>
          <w:tcPr>
            <w:shd w:fill="d9ead3" w:val="clear"/>
            <w:tcMar>
              <w:top w:w="140.0" w:type="dxa"/>
              <w:left w:w="140.0" w:type="dxa"/>
              <w:bottom w:w="140.0" w:type="dxa"/>
              <w:right w:w="140.0" w:type="dxa"/>
            </w:tcMar>
          </w:tcPr>
          <w:p w:rsidR="00000000" w:rsidDel="00000000" w:rsidP="00000000" w:rsidRDefault="00000000" w:rsidRPr="00000000" w14:paraId="000001F7">
            <w:pPr>
              <w:widowControl w:val="0"/>
              <w:spacing w:line="240" w:lineRule="auto"/>
              <w:jc w:val="center"/>
              <w:rPr>
                <w:sz w:val="28"/>
                <w:szCs w:val="28"/>
              </w:rPr>
            </w:pPr>
            <w:r w:rsidDel="00000000" w:rsidR="00000000" w:rsidRPr="00000000">
              <w:rPr>
                <w:sz w:val="28"/>
                <w:szCs w:val="28"/>
                <w:rtl w:val="0"/>
              </w:rPr>
              <w:t xml:space="preserve">5</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1F8">
            <w:pPr>
              <w:widowControl w:val="0"/>
              <w:spacing w:line="240" w:lineRule="auto"/>
              <w:rPr/>
            </w:pPr>
            <w:r w:rsidDel="00000000" w:rsidR="00000000" w:rsidRPr="00000000">
              <w:rPr>
                <w:rtl w:val="0"/>
              </w:rPr>
              <w:t xml:space="preserve">Business As Usual</w:t>
            </w:r>
          </w:p>
        </w:tc>
        <w:tc>
          <w:tcPr>
            <w:shd w:fill="fce5cd" w:val="clear"/>
            <w:tcMar>
              <w:top w:w="140.0" w:type="dxa"/>
              <w:left w:w="140.0" w:type="dxa"/>
              <w:bottom w:w="140.0" w:type="dxa"/>
              <w:right w:w="140.0" w:type="dxa"/>
            </w:tcMar>
          </w:tcPr>
          <w:p w:rsidR="00000000" w:rsidDel="00000000" w:rsidP="00000000" w:rsidRDefault="00000000" w:rsidRPr="00000000" w14:paraId="000001F9">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1FA">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1FB">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1FC">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1FD">
            <w:pPr>
              <w:widowControl w:val="0"/>
              <w:spacing w:line="240" w:lineRule="auto"/>
              <w:rPr>
                <w:sz w:val="20"/>
                <w:szCs w:val="20"/>
              </w:rPr>
            </w:pPr>
            <w:r w:rsidDel="00000000" w:rsidR="00000000" w:rsidRPr="00000000">
              <w:rPr>
                <w:rtl w:val="0"/>
              </w:rPr>
            </w:r>
          </w:p>
        </w:tc>
        <w:tc>
          <w:tcPr>
            <w:shd w:fill="d9d9d9" w:val="clear"/>
            <w:tcMar>
              <w:top w:w="140.0" w:type="dxa"/>
              <w:left w:w="140.0" w:type="dxa"/>
              <w:bottom w:w="140.0" w:type="dxa"/>
              <w:right w:w="140.0" w:type="dxa"/>
            </w:tcMar>
          </w:tcPr>
          <w:p w:rsidR="00000000" w:rsidDel="00000000" w:rsidP="00000000" w:rsidRDefault="00000000" w:rsidRPr="00000000" w14:paraId="000001FE">
            <w:pPr>
              <w:widowControl w:val="0"/>
              <w:spacing w:line="240" w:lineRule="auto"/>
              <w:rPr>
                <w:sz w:val="20"/>
                <w:szCs w:val="20"/>
                <w:shd w:fill="d9d9d9" w:val="clear"/>
              </w:rPr>
            </w:pPr>
            <w:r w:rsidDel="00000000" w:rsidR="00000000" w:rsidRPr="00000000">
              <w:rPr>
                <w:sz w:val="38"/>
                <w:szCs w:val="38"/>
                <w:shd w:fill="d9d9d9" w:val="clear"/>
                <w:rtl w:val="0"/>
              </w:rPr>
              <w:t xml:space="preserve">X</w:t>
            </w: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1FF">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00">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01">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02">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03">
            <w:pPr>
              <w:widowControl w:val="0"/>
              <w:spacing w:line="240" w:lineRule="auto"/>
              <w:rPr>
                <w:sz w:val="20"/>
                <w:szCs w:val="20"/>
              </w:rPr>
            </w:pPr>
            <w:r w:rsidDel="00000000" w:rsidR="00000000" w:rsidRPr="00000000">
              <w:rPr>
                <w:rtl w:val="0"/>
              </w:rPr>
            </w:r>
          </w:p>
        </w:tc>
      </w:tr>
      <w:tr>
        <w:trPr>
          <w:cantSplit w:val="0"/>
          <w:trHeight w:val="640" w:hRule="atLeast"/>
          <w:tblHeader w:val="0"/>
        </w:trPr>
        <w:tc>
          <w:tcPr>
            <w:tcMar>
              <w:top w:w="140.0" w:type="dxa"/>
              <w:left w:w="140.0" w:type="dxa"/>
              <w:bottom w:w="140.0" w:type="dxa"/>
              <w:right w:w="140.0" w:type="dxa"/>
            </w:tcMar>
          </w:tcPr>
          <w:p w:rsidR="00000000" w:rsidDel="00000000" w:rsidP="00000000" w:rsidRDefault="00000000" w:rsidRPr="00000000" w14:paraId="00000204">
            <w:pPr>
              <w:widowControl w:val="0"/>
              <w:spacing w:line="240" w:lineRule="auto"/>
              <w:rPr/>
            </w:pPr>
            <w:r w:rsidDel="00000000" w:rsidR="00000000" w:rsidRPr="00000000">
              <w:rPr>
                <w:rtl w:val="0"/>
              </w:rPr>
              <w:t xml:space="preserve">Eco Machine</w:t>
            </w:r>
          </w:p>
        </w:tc>
        <w:tc>
          <w:tcPr>
            <w:shd w:fill="fce5cd" w:val="clear"/>
            <w:tcMar>
              <w:top w:w="140.0" w:type="dxa"/>
              <w:left w:w="140.0" w:type="dxa"/>
              <w:bottom w:w="140.0" w:type="dxa"/>
              <w:right w:w="140.0" w:type="dxa"/>
            </w:tcMar>
          </w:tcPr>
          <w:p w:rsidR="00000000" w:rsidDel="00000000" w:rsidP="00000000" w:rsidRDefault="00000000" w:rsidRPr="00000000" w14:paraId="00000205">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06">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07">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08">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09">
            <w:pPr>
              <w:widowControl w:val="0"/>
              <w:spacing w:line="240" w:lineRule="auto"/>
              <w:rPr>
                <w:sz w:val="20"/>
                <w:szCs w:val="20"/>
              </w:rPr>
            </w:pPr>
            <w:r w:rsidDel="00000000" w:rsidR="00000000" w:rsidRPr="00000000">
              <w:rPr>
                <w:rtl w:val="0"/>
              </w:rPr>
            </w:r>
          </w:p>
        </w:tc>
        <w:tc>
          <w:tcPr>
            <w:shd w:fill="d9d9d9" w:val="clear"/>
            <w:tcMar>
              <w:top w:w="140.0" w:type="dxa"/>
              <w:left w:w="140.0" w:type="dxa"/>
              <w:bottom w:w="140.0" w:type="dxa"/>
              <w:right w:w="140.0" w:type="dxa"/>
            </w:tcMar>
          </w:tcPr>
          <w:p w:rsidR="00000000" w:rsidDel="00000000" w:rsidP="00000000" w:rsidRDefault="00000000" w:rsidRPr="00000000" w14:paraId="0000020A">
            <w:pPr>
              <w:widowControl w:val="0"/>
              <w:spacing w:line="240" w:lineRule="auto"/>
              <w:rPr>
                <w:sz w:val="20"/>
                <w:szCs w:val="20"/>
                <w:shd w:fill="d9d9d9" w:val="clear"/>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0B">
            <w:pPr>
              <w:widowControl w:val="0"/>
              <w:spacing w:line="240" w:lineRule="auto"/>
              <w:rPr>
                <w:sz w:val="20"/>
                <w:szCs w:val="20"/>
              </w:rPr>
            </w:pPr>
            <w:r w:rsidDel="00000000" w:rsidR="00000000" w:rsidRPr="00000000">
              <w:rPr>
                <w:sz w:val="38"/>
                <w:szCs w:val="38"/>
                <w:rtl w:val="0"/>
              </w:rPr>
              <w:t xml:space="preserve">X</w:t>
            </w: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0C">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0D">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0E">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0F">
            <w:pPr>
              <w:widowControl w:val="0"/>
              <w:spacing w:line="240" w:lineRule="auto"/>
              <w:rPr>
                <w:sz w:val="20"/>
                <w:szCs w:val="20"/>
              </w:rPr>
            </w:pPr>
            <w:r w:rsidDel="00000000" w:rsidR="00000000" w:rsidRPr="00000000">
              <w:rPr>
                <w:rtl w:val="0"/>
              </w:rPr>
            </w:r>
          </w:p>
        </w:tc>
      </w:tr>
      <w:tr>
        <w:trPr>
          <w:cantSplit w:val="0"/>
          <w:trHeight w:val="720" w:hRule="atLeast"/>
          <w:tblHeader w:val="0"/>
        </w:trPr>
        <w:tc>
          <w:tcPr>
            <w:tcMar>
              <w:top w:w="140.0" w:type="dxa"/>
              <w:left w:w="140.0" w:type="dxa"/>
              <w:bottom w:w="140.0" w:type="dxa"/>
              <w:right w:w="140.0" w:type="dxa"/>
            </w:tcMar>
          </w:tcPr>
          <w:p w:rsidR="00000000" w:rsidDel="00000000" w:rsidP="00000000" w:rsidRDefault="00000000" w:rsidRPr="00000000" w14:paraId="00000210">
            <w:pPr>
              <w:widowControl w:val="0"/>
              <w:spacing w:line="240" w:lineRule="auto"/>
              <w:rPr/>
            </w:pPr>
            <w:r w:rsidDel="00000000" w:rsidR="00000000" w:rsidRPr="00000000">
              <w:rPr>
                <w:rtl w:val="0"/>
              </w:rPr>
              <w:t xml:space="preserve">New Green Watershed</w:t>
            </w:r>
          </w:p>
        </w:tc>
        <w:tc>
          <w:tcPr>
            <w:shd w:fill="fce5cd" w:val="clear"/>
            <w:tcMar>
              <w:top w:w="140.0" w:type="dxa"/>
              <w:left w:w="140.0" w:type="dxa"/>
              <w:bottom w:w="140.0" w:type="dxa"/>
              <w:right w:w="140.0" w:type="dxa"/>
            </w:tcMar>
          </w:tcPr>
          <w:p w:rsidR="00000000" w:rsidDel="00000000" w:rsidP="00000000" w:rsidRDefault="00000000" w:rsidRPr="00000000" w14:paraId="00000211">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12">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13">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14">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15">
            <w:pPr>
              <w:widowControl w:val="0"/>
              <w:spacing w:line="240" w:lineRule="auto"/>
              <w:rPr>
                <w:sz w:val="20"/>
                <w:szCs w:val="20"/>
              </w:rPr>
            </w:pPr>
            <w:r w:rsidDel="00000000" w:rsidR="00000000" w:rsidRPr="00000000">
              <w:rPr>
                <w:rtl w:val="0"/>
              </w:rPr>
            </w:r>
          </w:p>
        </w:tc>
        <w:tc>
          <w:tcPr>
            <w:shd w:fill="d9d9d9" w:val="clear"/>
            <w:tcMar>
              <w:top w:w="140.0" w:type="dxa"/>
              <w:left w:w="140.0" w:type="dxa"/>
              <w:bottom w:w="140.0" w:type="dxa"/>
              <w:right w:w="140.0" w:type="dxa"/>
            </w:tcMar>
          </w:tcPr>
          <w:p w:rsidR="00000000" w:rsidDel="00000000" w:rsidP="00000000" w:rsidRDefault="00000000" w:rsidRPr="00000000" w14:paraId="00000216">
            <w:pPr>
              <w:widowControl w:val="0"/>
              <w:spacing w:line="240" w:lineRule="auto"/>
              <w:rPr>
                <w:sz w:val="20"/>
                <w:szCs w:val="20"/>
                <w:shd w:fill="d9d9d9" w:val="clear"/>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17">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18">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19">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1A">
            <w:pPr>
              <w:widowControl w:val="0"/>
              <w:spacing w:line="240" w:lineRule="auto"/>
              <w:rPr>
                <w:sz w:val="38"/>
                <w:szCs w:val="38"/>
              </w:rPr>
            </w:pPr>
            <w:r w:rsidDel="00000000" w:rsidR="00000000" w:rsidRPr="00000000">
              <w:rPr>
                <w:sz w:val="38"/>
                <w:szCs w:val="38"/>
                <w:rtl w:val="0"/>
              </w:rPr>
              <w:t xml:space="preserve">X</w:t>
            </w:r>
          </w:p>
        </w:tc>
        <w:tc>
          <w:tcPr>
            <w:shd w:fill="d9ead3" w:val="clear"/>
            <w:tcMar>
              <w:top w:w="140.0" w:type="dxa"/>
              <w:left w:w="140.0" w:type="dxa"/>
              <w:bottom w:w="140.0" w:type="dxa"/>
              <w:right w:w="140.0" w:type="dxa"/>
            </w:tcMar>
          </w:tcPr>
          <w:p w:rsidR="00000000" w:rsidDel="00000000" w:rsidP="00000000" w:rsidRDefault="00000000" w:rsidRPr="00000000" w14:paraId="0000021B">
            <w:pPr>
              <w:widowControl w:val="0"/>
              <w:spacing w:line="240" w:lineRule="auto"/>
              <w:rPr>
                <w:sz w:val="20"/>
                <w:szCs w:val="20"/>
              </w:rPr>
            </w:pPr>
            <w:r w:rsidDel="00000000" w:rsidR="00000000" w:rsidRPr="00000000">
              <w:rPr>
                <w:rtl w:val="0"/>
              </w:rPr>
            </w:r>
          </w:p>
        </w:tc>
      </w:tr>
      <w:tr>
        <w:trPr>
          <w:cantSplit w:val="0"/>
          <w:trHeight w:val="620" w:hRule="atLeast"/>
          <w:tblHeader w:val="0"/>
        </w:trPr>
        <w:tc>
          <w:tcPr>
            <w:tcMar>
              <w:top w:w="140.0" w:type="dxa"/>
              <w:left w:w="140.0" w:type="dxa"/>
              <w:bottom w:w="140.0" w:type="dxa"/>
              <w:right w:w="140.0" w:type="dxa"/>
            </w:tcMar>
          </w:tcPr>
          <w:p w:rsidR="00000000" w:rsidDel="00000000" w:rsidP="00000000" w:rsidRDefault="00000000" w:rsidRPr="00000000" w14:paraId="0000021C">
            <w:pPr>
              <w:widowControl w:val="0"/>
              <w:spacing w:line="240" w:lineRule="auto"/>
              <w:rPr/>
            </w:pPr>
            <w:r w:rsidDel="00000000" w:rsidR="00000000" w:rsidRPr="00000000">
              <w:rPr>
                <w:rtl w:val="0"/>
              </w:rPr>
              <w:t xml:space="preserve">Bolster &amp; Fortify</w:t>
            </w:r>
          </w:p>
        </w:tc>
        <w:tc>
          <w:tcPr>
            <w:shd w:fill="fce5cd" w:val="clear"/>
            <w:tcMar>
              <w:top w:w="140.0" w:type="dxa"/>
              <w:left w:w="140.0" w:type="dxa"/>
              <w:bottom w:w="140.0" w:type="dxa"/>
              <w:right w:w="140.0" w:type="dxa"/>
            </w:tcMar>
          </w:tcPr>
          <w:p w:rsidR="00000000" w:rsidDel="00000000" w:rsidP="00000000" w:rsidRDefault="00000000" w:rsidRPr="00000000" w14:paraId="0000021D">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1E">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1F">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20">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21">
            <w:pPr>
              <w:widowControl w:val="0"/>
              <w:spacing w:line="240" w:lineRule="auto"/>
              <w:rPr>
                <w:sz w:val="20"/>
                <w:szCs w:val="20"/>
              </w:rPr>
            </w:pPr>
            <w:r w:rsidDel="00000000" w:rsidR="00000000" w:rsidRPr="00000000">
              <w:rPr>
                <w:rtl w:val="0"/>
              </w:rPr>
            </w:r>
          </w:p>
        </w:tc>
        <w:tc>
          <w:tcPr>
            <w:shd w:fill="d9d9d9" w:val="clear"/>
            <w:tcMar>
              <w:top w:w="140.0" w:type="dxa"/>
              <w:left w:w="140.0" w:type="dxa"/>
              <w:bottom w:w="140.0" w:type="dxa"/>
              <w:right w:w="140.0" w:type="dxa"/>
            </w:tcMar>
          </w:tcPr>
          <w:p w:rsidR="00000000" w:rsidDel="00000000" w:rsidP="00000000" w:rsidRDefault="00000000" w:rsidRPr="00000000" w14:paraId="00000222">
            <w:pPr>
              <w:widowControl w:val="0"/>
              <w:spacing w:line="240" w:lineRule="auto"/>
              <w:rPr>
                <w:sz w:val="20"/>
                <w:szCs w:val="20"/>
                <w:shd w:fill="d9d9d9" w:val="clear"/>
              </w:rPr>
            </w:pPr>
            <w:r w:rsidDel="00000000" w:rsidR="00000000" w:rsidRPr="00000000">
              <w:rPr>
                <w:sz w:val="38"/>
                <w:szCs w:val="38"/>
                <w:shd w:fill="d9d9d9" w:val="clear"/>
                <w:rtl w:val="0"/>
              </w:rPr>
              <w:t xml:space="preserve">X</w:t>
            </w: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23">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24">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25">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26">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27">
            <w:pPr>
              <w:widowControl w:val="0"/>
              <w:spacing w:line="240" w:lineRule="auto"/>
              <w:rPr>
                <w:sz w:val="20"/>
                <w:szCs w:val="20"/>
              </w:rPr>
            </w:pPr>
            <w:r w:rsidDel="00000000" w:rsidR="00000000" w:rsidRPr="00000000">
              <w:rPr>
                <w:rtl w:val="0"/>
              </w:rPr>
            </w:r>
          </w:p>
        </w:tc>
      </w:tr>
      <w:tr>
        <w:trPr>
          <w:cantSplit w:val="0"/>
          <w:trHeight w:val="720" w:hRule="atLeast"/>
          <w:tblHeader w:val="0"/>
        </w:trPr>
        <w:tc>
          <w:tcPr>
            <w:tcMar>
              <w:top w:w="140.0" w:type="dxa"/>
              <w:left w:w="140.0" w:type="dxa"/>
              <w:bottom w:w="140.0" w:type="dxa"/>
              <w:right w:w="140.0" w:type="dxa"/>
            </w:tcMar>
          </w:tcPr>
          <w:p w:rsidR="00000000" w:rsidDel="00000000" w:rsidP="00000000" w:rsidRDefault="00000000" w:rsidRPr="00000000" w14:paraId="00000228">
            <w:pPr>
              <w:widowControl w:val="0"/>
              <w:spacing w:line="240" w:lineRule="auto"/>
              <w:rPr/>
            </w:pPr>
            <w:r w:rsidDel="00000000" w:rsidR="00000000" w:rsidRPr="00000000">
              <w:rPr>
                <w:rtl w:val="0"/>
              </w:rPr>
              <w:t xml:space="preserve">Calling On Reserves</w:t>
            </w:r>
          </w:p>
        </w:tc>
        <w:tc>
          <w:tcPr>
            <w:shd w:fill="fce5cd" w:val="clear"/>
            <w:tcMar>
              <w:top w:w="140.0" w:type="dxa"/>
              <w:left w:w="140.0" w:type="dxa"/>
              <w:bottom w:w="140.0" w:type="dxa"/>
              <w:right w:w="140.0" w:type="dxa"/>
            </w:tcMar>
          </w:tcPr>
          <w:p w:rsidR="00000000" w:rsidDel="00000000" w:rsidP="00000000" w:rsidRDefault="00000000" w:rsidRPr="00000000" w14:paraId="00000229">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2A">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2B">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2C">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2D">
            <w:pPr>
              <w:widowControl w:val="0"/>
              <w:spacing w:line="240" w:lineRule="auto"/>
              <w:rPr>
                <w:sz w:val="20"/>
                <w:szCs w:val="20"/>
              </w:rPr>
            </w:pPr>
            <w:r w:rsidDel="00000000" w:rsidR="00000000" w:rsidRPr="00000000">
              <w:rPr>
                <w:rtl w:val="0"/>
              </w:rPr>
            </w:r>
          </w:p>
        </w:tc>
        <w:tc>
          <w:tcPr>
            <w:shd w:fill="d9d9d9" w:val="clear"/>
            <w:tcMar>
              <w:top w:w="140.0" w:type="dxa"/>
              <w:left w:w="140.0" w:type="dxa"/>
              <w:bottom w:w="140.0" w:type="dxa"/>
              <w:right w:w="140.0" w:type="dxa"/>
            </w:tcMar>
          </w:tcPr>
          <w:p w:rsidR="00000000" w:rsidDel="00000000" w:rsidP="00000000" w:rsidRDefault="00000000" w:rsidRPr="00000000" w14:paraId="0000022E">
            <w:pPr>
              <w:widowControl w:val="0"/>
              <w:spacing w:line="240" w:lineRule="auto"/>
              <w:rPr>
                <w:sz w:val="20"/>
                <w:szCs w:val="20"/>
                <w:shd w:fill="d9d9d9" w:val="clear"/>
              </w:rPr>
            </w:pPr>
            <w:r w:rsidDel="00000000" w:rsidR="00000000" w:rsidRPr="00000000">
              <w:rPr>
                <w:sz w:val="38"/>
                <w:szCs w:val="38"/>
                <w:shd w:fill="d9d9d9" w:val="clear"/>
                <w:rtl w:val="0"/>
              </w:rPr>
              <w:t xml:space="preserve">X</w:t>
            </w: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2F">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30">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31">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32">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33">
            <w:pPr>
              <w:widowControl w:val="0"/>
              <w:spacing w:line="240" w:lineRule="auto"/>
              <w:rPr>
                <w:sz w:val="20"/>
                <w:szCs w:val="20"/>
              </w:rPr>
            </w:pPr>
            <w:r w:rsidDel="00000000" w:rsidR="00000000" w:rsidRPr="00000000">
              <w:rPr>
                <w:rtl w:val="0"/>
              </w:rPr>
            </w:r>
          </w:p>
        </w:tc>
      </w:tr>
      <w:tr>
        <w:trPr>
          <w:cantSplit w:val="0"/>
          <w:trHeight w:val="560" w:hRule="atLeast"/>
          <w:tblHeader w:val="0"/>
        </w:trPr>
        <w:tc>
          <w:tcPr>
            <w:tcMar>
              <w:top w:w="140.0" w:type="dxa"/>
              <w:left w:w="140.0" w:type="dxa"/>
              <w:bottom w:w="140.0" w:type="dxa"/>
              <w:right w:w="140.0" w:type="dxa"/>
            </w:tcMar>
          </w:tcPr>
          <w:p w:rsidR="00000000" w:rsidDel="00000000" w:rsidP="00000000" w:rsidRDefault="00000000" w:rsidRPr="00000000" w14:paraId="00000234">
            <w:pPr>
              <w:widowControl w:val="0"/>
              <w:spacing w:line="240" w:lineRule="auto"/>
              <w:rPr/>
            </w:pPr>
            <w:r w:rsidDel="00000000" w:rsidR="00000000" w:rsidRPr="00000000">
              <w:rPr>
                <w:rtl w:val="0"/>
              </w:rPr>
              <w:t xml:space="preserve">A Tunnel</w:t>
            </w:r>
          </w:p>
        </w:tc>
        <w:tc>
          <w:tcPr>
            <w:shd w:fill="fce5cd" w:val="clear"/>
            <w:tcMar>
              <w:top w:w="140.0" w:type="dxa"/>
              <w:left w:w="140.0" w:type="dxa"/>
              <w:bottom w:w="140.0" w:type="dxa"/>
              <w:right w:w="140.0" w:type="dxa"/>
            </w:tcMar>
          </w:tcPr>
          <w:p w:rsidR="00000000" w:rsidDel="00000000" w:rsidP="00000000" w:rsidRDefault="00000000" w:rsidRPr="00000000" w14:paraId="00000235">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36">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37">
            <w:pPr>
              <w:widowControl w:val="0"/>
              <w:spacing w:line="240" w:lineRule="auto"/>
              <w:rPr>
                <w:sz w:val="20"/>
                <w:szCs w:val="20"/>
              </w:rPr>
            </w:pP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38">
            <w:pPr>
              <w:widowControl w:val="0"/>
              <w:spacing w:line="240" w:lineRule="auto"/>
              <w:rPr>
                <w:sz w:val="20"/>
                <w:szCs w:val="20"/>
              </w:rPr>
            </w:pPr>
            <w:r w:rsidDel="00000000" w:rsidR="00000000" w:rsidRPr="00000000">
              <w:rPr>
                <w:sz w:val="38"/>
                <w:szCs w:val="38"/>
                <w:rtl w:val="0"/>
              </w:rPr>
              <w:t xml:space="preserve">X</w:t>
            </w:r>
            <w:r w:rsidDel="00000000" w:rsidR="00000000" w:rsidRPr="00000000">
              <w:rPr>
                <w:rtl w:val="0"/>
              </w:rPr>
            </w:r>
          </w:p>
        </w:tc>
        <w:tc>
          <w:tcPr>
            <w:shd w:fill="fce5cd" w:val="clear"/>
            <w:tcMar>
              <w:top w:w="140.0" w:type="dxa"/>
              <w:left w:w="140.0" w:type="dxa"/>
              <w:bottom w:w="140.0" w:type="dxa"/>
              <w:right w:w="140.0" w:type="dxa"/>
            </w:tcMar>
          </w:tcPr>
          <w:p w:rsidR="00000000" w:rsidDel="00000000" w:rsidP="00000000" w:rsidRDefault="00000000" w:rsidRPr="00000000" w14:paraId="00000239">
            <w:pPr>
              <w:widowControl w:val="0"/>
              <w:spacing w:line="240" w:lineRule="auto"/>
              <w:rPr>
                <w:sz w:val="20"/>
                <w:szCs w:val="20"/>
              </w:rPr>
            </w:pPr>
            <w:r w:rsidDel="00000000" w:rsidR="00000000" w:rsidRPr="00000000">
              <w:rPr>
                <w:rtl w:val="0"/>
              </w:rPr>
            </w:r>
          </w:p>
        </w:tc>
        <w:tc>
          <w:tcPr>
            <w:shd w:fill="d9d9d9" w:val="clear"/>
            <w:tcMar>
              <w:top w:w="140.0" w:type="dxa"/>
              <w:left w:w="140.0" w:type="dxa"/>
              <w:bottom w:w="140.0" w:type="dxa"/>
              <w:right w:w="140.0" w:type="dxa"/>
            </w:tcMar>
          </w:tcPr>
          <w:p w:rsidR="00000000" w:rsidDel="00000000" w:rsidP="00000000" w:rsidRDefault="00000000" w:rsidRPr="00000000" w14:paraId="0000023A">
            <w:pPr>
              <w:widowControl w:val="0"/>
              <w:spacing w:line="240" w:lineRule="auto"/>
              <w:rPr>
                <w:sz w:val="20"/>
                <w:szCs w:val="20"/>
                <w:shd w:fill="d9d9d9" w:val="clear"/>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3B">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3C">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3D">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3E">
            <w:pPr>
              <w:widowControl w:val="0"/>
              <w:spacing w:line="240" w:lineRule="auto"/>
              <w:rPr>
                <w:sz w:val="20"/>
                <w:szCs w:val="20"/>
              </w:rPr>
            </w:pPr>
            <w:r w:rsidDel="00000000" w:rsidR="00000000" w:rsidRPr="00000000">
              <w:rPr>
                <w:rtl w:val="0"/>
              </w:rPr>
            </w:r>
          </w:p>
        </w:tc>
        <w:tc>
          <w:tcPr>
            <w:shd w:fill="d9ead3" w:val="clear"/>
            <w:tcMar>
              <w:top w:w="140.0" w:type="dxa"/>
              <w:left w:w="140.0" w:type="dxa"/>
              <w:bottom w:w="140.0" w:type="dxa"/>
              <w:right w:w="140.0" w:type="dxa"/>
            </w:tcMar>
          </w:tcPr>
          <w:p w:rsidR="00000000" w:rsidDel="00000000" w:rsidP="00000000" w:rsidRDefault="00000000" w:rsidRPr="00000000" w14:paraId="0000023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40">
      <w:pPr>
        <w:widowControl w:val="0"/>
        <w:rPr/>
      </w:pPr>
      <w:r w:rsidDel="00000000" w:rsidR="00000000" w:rsidRPr="00000000">
        <w:rPr>
          <w:rtl w:val="0"/>
        </w:rPr>
        <w:t xml:space="preserve"> </w:t>
      </w:r>
    </w:p>
    <w:p w:rsidR="00000000" w:rsidDel="00000000" w:rsidP="00000000" w:rsidRDefault="00000000" w:rsidRPr="00000000" w14:paraId="00000241">
      <w:pPr>
        <w:pStyle w:val="Heading1"/>
        <w:rPr/>
      </w:pPr>
      <w:bookmarkStart w:colFirst="0" w:colLast="0" w:name="_tofxvj8s6jzf" w:id="37"/>
      <w:bookmarkEnd w:id="37"/>
      <w:commentRangeStart w:id="27"/>
      <w:r w:rsidDel="00000000" w:rsidR="00000000" w:rsidRPr="00000000">
        <w:rPr>
          <w:rtl w:val="0"/>
        </w:rPr>
        <w:t xml:space="preserve">Implications and Discussion</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A future Bay-Delta watershed with increased Tribal land ownership, stewardship, and leadership portrays many of the same qualities as the New Green Watershed Scenario. The scenario includes many landscape features and characteristics that are important to Native communities. Additionally, it creates the most opportunities for TEK implementation and future land ownership. </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Throughout our conversations and engagement with Tribal members, many expressed that the current status quo is not desirable. In addition to restoration, folks shared that increased flows through the Delta were important. Our analysis of flow tiers shows that a </w:t>
      </w:r>
      <w:r w:rsidDel="00000000" w:rsidR="00000000" w:rsidRPr="00000000">
        <w:rPr>
          <w:color w:val="ff0000"/>
          <w:rtl w:val="0"/>
        </w:rPr>
        <w:t xml:space="preserve">30% </w:t>
      </w:r>
      <w:r w:rsidDel="00000000" w:rsidR="00000000" w:rsidRPr="00000000">
        <w:rPr>
          <w:sz w:val="24"/>
          <w:szCs w:val="24"/>
          <w:rtl w:val="0"/>
        </w:rPr>
        <w:t xml:space="preserve">increase in flows would decrease salinity. In addition to the salinity implications that an increase in flows would result in, people shared with us that flows were the “soul” of the rivers. This indicates a deep cultural meaning beyond a decrease in salinity. </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For a Just Transition to occur in the Delta, Indigenous communities must be at the forefront of decision-making, stewardship, and land ownership. </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i w:val="1"/>
          <w:iCs w:val="1"/>
          <w:sz w:val="24"/>
          <w:szCs w:val="24"/>
        </w:rPr>
      </w:pPr>
      <w:r w:rsidDel="00000000" w:rsidR="00000000" w:rsidRPr="00000000">
        <w:rPr>
          <w:rtl w:val="0"/>
        </w:rPr>
      </w:r>
    </w:p>
    <w:p w:rsidR="00000000" w:rsidDel="00000000" w:rsidP="00000000" w:rsidRDefault="00000000" w:rsidRPr="00000000" w14:paraId="00000249">
      <w:pPr>
        <w:pStyle w:val="Heading3"/>
        <w:rPr>
          <w:ins w:author="Ashley N. DePew" w:id="7" w:date="2026-09-17T23:35:13Z"/>
          <w:rPrChange w:author="Ashley N. DePew" w:id="8" w:date="2026-09-17T23:35:13Z">
            <w:rPr>
              <w:i w:val="1"/>
              <w:iCs w:val="1"/>
              <w:sz w:val="24"/>
              <w:szCs w:val="24"/>
            </w:rPr>
          </w:rPrChange>
        </w:rPr>
      </w:pPr>
      <w:ins w:author="Ashley N. DePew" w:id="7" w:date="2026-09-17T23:35:13Z">
        <w:bookmarkStart w:colFirst="0" w:colLast="0" w:name="_x8h9qts9ltk8" w:id="38"/>
        <w:bookmarkEnd w:id="38"/>
        <w:r w:rsidDel="00000000" w:rsidR="00000000" w:rsidRPr="00000000">
          <w:rPr>
            <w:rtl w:val="0"/>
            <w:rPrChange w:author="Ashley N. DePew" w:id="8" w:date="2026-09-17T23:35:13Z">
              <w:rPr>
                <w:i w:val="1"/>
                <w:iCs w:val="1"/>
                <w:sz w:val="24"/>
                <w:szCs w:val="24"/>
              </w:rPr>
            </w:rPrChange>
          </w:rPr>
          <w:t xml:space="preserve">Natural Community Conservation Plan (NCCP)</w:t>
        </w:r>
      </w:ins>
    </w:p>
    <w:p w:rsidR="00000000" w:rsidDel="00000000" w:rsidP="00000000" w:rsidRDefault="00000000" w:rsidRPr="00000000" w14:paraId="0000024A">
      <w:pPr>
        <w:rPr>
          <w:ins w:author="Ashley N. DePew" w:id="7" w:date="2026-09-17T23:35:13Z"/>
          <w:rPrChange w:author="Ashley N. DePew" w:id="8" w:date="2026-09-17T23:35:13Z">
            <w:rPr>
              <w:i w:val="1"/>
              <w:iCs w:val="1"/>
              <w:sz w:val="24"/>
              <w:szCs w:val="24"/>
            </w:rPr>
          </w:rPrChange>
        </w:rPr>
      </w:pPr>
      <w:ins w:author="Ashley N. DePew" w:id="7" w:date="2026-09-17T23:35:13Z">
        <w:r w:rsidDel="00000000" w:rsidR="00000000" w:rsidRPr="00000000">
          <w:rPr>
            <w:rtl w:val="0"/>
            <w:rPrChange w:author="Ashley N. DePew" w:id="8" w:date="2026-09-17T23:35:13Z">
              <w:rPr>
                <w:i w:val="1"/>
                <w:iCs w:val="1"/>
                <w:sz w:val="24"/>
                <w:szCs w:val="24"/>
              </w:rPr>
            </w:rPrChange>
          </w:rPr>
          <w:t xml:space="preserve">Some relevant mechanisms that can be utilized to increase Indigenous community access and stewardship include habitat conservation plans (HCP) and natural community conservation plans (NCCP). These approaches can be taken at the Federal (HCP) and State (NCCP) levels. The objective of an NCCP is </w:t>
        </w:r>
        <w:r w:rsidDel="00000000" w:rsidR="00000000" w:rsidRPr="00000000">
          <w:rPr>
            <w:highlight w:val="white"/>
            <w:rtl w:val="0"/>
            <w:rPrChange w:author="Ashley N. DePew" w:id="8" w:date="2026-09-17T23:35:13Z">
              <w:rPr>
                <w:i w:val="1"/>
                <w:iCs w:val="1"/>
                <w:sz w:val="24"/>
                <w:szCs w:val="24"/>
              </w:rPr>
            </w:rPrChange>
          </w:rPr>
          <w:t xml:space="preserve">to </w:t>
        </w:r>
        <w:r w:rsidDel="00000000" w:rsidR="00000000" w:rsidRPr="00000000">
          <w:rPr>
            <w:rtl w:val="0"/>
            <w:rPrChange w:author="Ashley N. DePew" w:id="8" w:date="2026-09-17T23:35:13Z">
              <w:rPr>
                <w:i w:val="1"/>
                <w:iCs w:val="1"/>
                <w:sz w:val="24"/>
                <w:szCs w:val="24"/>
              </w:rPr>
            </w:rPrChange>
          </w:rPr>
          <w:t xml:space="preserve">conserve natural communities at the ecosystem scale while accommodating compatible land uses (‘Planning Agreement’, 2003).  The Santa Clara Valley Habitat Agency writes, “To be approved by the California Department of Fish and Wildlife, an NCCP must provide for the conservation of species and the protection and management of natural communities in perpetuity within the area covered by permits” (n.d.). NCCPs require that conservation efforts result in an improvement of the condition of a species, while an HCP only requires an ‘avoidance of net adverse impact’ (‘What is an HCP/NCCP’, n.d.).  NCCPs must be applied at the regional scale to promote the long-term recovery of species, protection of habitat and natural communities, and species diversity at the landscape level (‘Planning Agreement’, 2003). In contrast, an HCP is applied at a project by project scale/ approach</w:t>
        </w:r>
        <w:r w:rsidDel="00000000" w:rsidR="00000000" w:rsidRPr="00000000">
          <w:rPr>
            <w:rtl w:val="0"/>
            <w:rPrChange w:author="Ashley N. DePew" w:id="8" w:date="2026-09-17T23:35:13Z">
              <w:rPr>
                <w:i w:val="1"/>
                <w:iCs w:val="1"/>
                <w:sz w:val="24"/>
                <w:szCs w:val="24"/>
              </w:rPr>
            </w:rPrChange>
          </w:rPr>
          <w:t xml:space="preserve">. An NCCP presents a unique opportunity for Tribal communities to collaborate with different agencies on NCCP implementation. </w:t>
        </w:r>
      </w:ins>
    </w:p>
    <w:p w:rsidR="00000000" w:rsidDel="00000000" w:rsidP="00000000" w:rsidRDefault="00000000" w:rsidRPr="00000000" w14:paraId="0000024B">
      <w:pPr>
        <w:ind w:firstLine="720"/>
        <w:rPr>
          <w:ins w:author="Ashley N. DePew" w:id="7" w:date="2026-09-17T23:35:13Z"/>
          <w:rPrChange w:author="Ashley N. DePew" w:id="8" w:date="2026-09-17T23:35:13Z">
            <w:rPr>
              <w:i w:val="1"/>
              <w:iCs w:val="1"/>
              <w:sz w:val="24"/>
              <w:szCs w:val="24"/>
            </w:rPr>
          </w:rPrChange>
        </w:rPr>
      </w:pPr>
      <w:ins w:author="Ashley N. DePew" w:id="7" w:date="2026-09-17T23:35:13Z">
        <w:r w:rsidDel="00000000" w:rsidR="00000000" w:rsidRPr="00000000">
          <w:rPr>
            <w:rtl w:val="0"/>
            <w:rPrChange w:author="Ashley N. DePew" w:id="8" w:date="2026-09-17T23:35:13Z">
              <w:rPr>
                <w:i w:val="1"/>
                <w:iCs w:val="1"/>
                <w:sz w:val="24"/>
                <w:szCs w:val="24"/>
              </w:rPr>
            </w:rPrChange>
          </w:rPr>
          <w:t xml:space="preserve">In the Delta, the East Contra Costa County Habitat Conservancy implements the HCP/NCCP in eastern Contra Costa County (‘About Us’, N.d.). The NCCP/HCP conservation extends to different types of habitat types (i.e. grassland, wetlands) and species (‘Planning Agreement, 2003). </w:t>
        </w:r>
      </w:ins>
    </w:p>
    <w:p w:rsidR="00000000" w:rsidDel="00000000" w:rsidP="00000000" w:rsidRDefault="00000000" w:rsidRPr="00000000" w14:paraId="0000024C">
      <w:pPr>
        <w:pStyle w:val="Heading3"/>
        <w:rPr>
          <w:ins w:author="Ashley N. DePew" w:id="7" w:date="2026-09-17T23:35:13Z"/>
          <w:rPrChange w:author="Ashley N. DePew" w:id="8" w:date="2026-09-17T23:35:13Z">
            <w:rPr>
              <w:i w:val="1"/>
              <w:iCs w:val="1"/>
              <w:sz w:val="24"/>
              <w:szCs w:val="24"/>
            </w:rPr>
          </w:rPrChange>
        </w:rPr>
      </w:pPr>
      <w:ins w:author="Ashley N. DePew" w:id="7" w:date="2026-09-17T23:35:13Z">
        <w:bookmarkStart w:colFirst="0" w:colLast="0" w:name="_45g8dz1ygyrf" w:id="39"/>
        <w:bookmarkEnd w:id="39"/>
        <w:r w:rsidDel="00000000" w:rsidR="00000000" w:rsidRPr="00000000">
          <w:rPr>
            <w:rtl w:val="0"/>
            <w:rPrChange w:author="Ashley N. DePew" w:id="8" w:date="2026-09-17T23:35:13Z">
              <w:rPr>
                <w:i w:val="1"/>
                <w:iCs w:val="1"/>
                <w:sz w:val="24"/>
                <w:szCs w:val="24"/>
              </w:rPr>
            </w:rPrChange>
          </w:rPr>
          <w:t xml:space="preserve">Application to the Delta</w:t>
        </w:r>
      </w:ins>
    </w:p>
    <w:p w:rsidR="00000000" w:rsidDel="00000000" w:rsidP="00000000" w:rsidRDefault="00000000" w:rsidRPr="00000000" w14:paraId="0000024D">
      <w:pPr>
        <w:ind w:firstLine="720"/>
        <w:rPr>
          <w:ins w:author="Ashley N. DePew" w:id="7" w:date="2026-09-17T23:35:13Z"/>
          <w:rPrChange w:author="Ashley N. DePew" w:id="8" w:date="2026-09-17T23:35:13Z">
            <w:rPr>
              <w:i w:val="1"/>
              <w:iCs w:val="1"/>
              <w:sz w:val="24"/>
              <w:szCs w:val="24"/>
            </w:rPr>
          </w:rPrChange>
        </w:rPr>
      </w:pPr>
      <w:ins w:author="Ashley N. DePew" w:id="7" w:date="2026-09-17T23:35:13Z">
        <w:r w:rsidDel="00000000" w:rsidR="00000000" w:rsidRPr="00000000">
          <w:rPr>
            <w:rtl w:val="0"/>
            <w:rPrChange w:author="Ashley N. DePew" w:id="8" w:date="2026-09-17T23:35:13Z">
              <w:rPr>
                <w:i w:val="1"/>
                <w:iCs w:val="1"/>
                <w:sz w:val="24"/>
                <w:szCs w:val="24"/>
              </w:rPr>
            </w:rPrChange>
          </w:rPr>
          <w:t xml:space="preserve">All of the aforementioned types of agreements can be implemented across the Delta. While the Just Transitions in the Delta team has clear feedback on Indigenous community member preference for obtaining land access, the project team will not prescribe these elements across the Just Transitions scenarios. Therefore, while there is not a comparable score for this metric for each scenari</w:t>
        </w:r>
        <w:commentRangeStart w:id="28"/>
        <w:commentRangeStart w:id="29"/>
        <w:r w:rsidDel="00000000" w:rsidR="00000000" w:rsidRPr="00000000">
          <w:rPr>
            <w:rtl w:val="0"/>
            <w:rPrChange w:author="Ashley N. DePew" w:id="8" w:date="2026-09-17T23:35:13Z">
              <w:rPr>
                <w:i w:val="1"/>
                <w:iCs w:val="1"/>
                <w:sz w:val="24"/>
                <w:szCs w:val="24"/>
              </w:rPr>
            </w:rPrChange>
          </w:rPr>
          <w:t xml:space="preserve">o, </w:t>
        </w:r>
        <w:r w:rsidDel="00000000" w:rsidR="00000000" w:rsidRPr="00000000">
          <w:rPr>
            <w:b w:val="1"/>
            <w:bCs w:val="1"/>
            <w:rtl w:val="0"/>
            <w:rPrChange w:author="Ashley N. DePew" w:id="8" w:date="2026-09-17T23:35:13Z">
              <w:rPr>
                <w:i w:val="1"/>
                <w:iCs w:val="1"/>
                <w:sz w:val="24"/>
                <w:szCs w:val="24"/>
              </w:rPr>
            </w:rPrChange>
          </w:rPr>
          <w:t xml:space="preserve">the project team advocates for Tribal ownership and rights restoration, and seeks to expand knowledge of how to achieve this</w:t>
        </w:r>
        <w:r w:rsidDel="00000000" w:rsidR="00000000" w:rsidRPr="00000000">
          <w:rPr>
            <w:rtl w:val="0"/>
            <w:rPrChange w:author="Ashley N. DePew" w:id="8" w:date="2026-09-17T23:35:13Z">
              <w:rPr>
                <w:i w:val="1"/>
                <w:iCs w:val="1"/>
                <w:sz w:val="24"/>
                <w:szCs w:val="24"/>
              </w:rPr>
            </w:rPrChange>
          </w:rPr>
          <w:t xml:space="preserve">.</w:t>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ins>
    </w:p>
    <w:p w:rsidR="00000000" w:rsidDel="00000000" w:rsidP="00000000" w:rsidRDefault="00000000" w:rsidRPr="00000000" w14:paraId="0000024E">
      <w:pPr>
        <w:rPr>
          <w:rPrChange w:author="Ashley N. DePew" w:id="8" w:date="2026-09-17T23:35:13Z">
            <w:rPr>
              <w:sz w:val="24"/>
              <w:szCs w:val="24"/>
            </w:rPr>
          </w:rPrChange>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spacing w:line="480" w:lineRule="auto"/>
        <w:ind w:left="0" w:firstLine="0"/>
        <w:rPr/>
      </w:pPr>
      <w:r w:rsidDel="00000000" w:rsidR="00000000" w:rsidRPr="00000000">
        <w:rPr>
          <w:rtl w:val="0"/>
        </w:rPr>
      </w:r>
    </w:p>
    <w:p w:rsidR="00000000" w:rsidDel="00000000" w:rsidP="00000000" w:rsidRDefault="00000000" w:rsidRPr="00000000" w14:paraId="00000253">
      <w:pPr>
        <w:spacing w:line="480" w:lineRule="auto"/>
        <w:ind w:left="0" w:firstLine="0"/>
        <w:rPr/>
      </w:pPr>
      <w:r w:rsidDel="00000000" w:rsidR="00000000" w:rsidRPr="00000000">
        <w:rPr>
          <w:rtl w:val="0"/>
        </w:rPr>
      </w:r>
    </w:p>
    <w:p w:rsidR="00000000" w:rsidDel="00000000" w:rsidP="00000000" w:rsidRDefault="00000000" w:rsidRPr="00000000" w14:paraId="00000254">
      <w:pPr>
        <w:spacing w:line="480" w:lineRule="auto"/>
        <w:ind w:left="0" w:firstLine="0"/>
        <w:rPr/>
      </w:pPr>
      <w:r w:rsidDel="00000000" w:rsidR="00000000" w:rsidRPr="00000000">
        <w:rPr>
          <w:rtl w:val="0"/>
        </w:rPr>
      </w:r>
    </w:p>
    <w:p w:rsidR="00000000" w:rsidDel="00000000" w:rsidP="00000000" w:rsidRDefault="00000000" w:rsidRPr="00000000" w14:paraId="00000255">
      <w:pPr>
        <w:spacing w:line="480" w:lineRule="auto"/>
        <w:ind w:left="0" w:firstLine="0"/>
        <w:rPr/>
      </w:pPr>
      <w:r w:rsidDel="00000000" w:rsidR="00000000" w:rsidRPr="00000000">
        <w:rPr>
          <w:rtl w:val="0"/>
        </w:rPr>
      </w:r>
    </w:p>
    <w:p w:rsidR="00000000" w:rsidDel="00000000" w:rsidP="00000000" w:rsidRDefault="00000000" w:rsidRPr="00000000" w14:paraId="00000256">
      <w:pPr>
        <w:spacing w:line="480" w:lineRule="auto"/>
        <w:ind w:left="0" w:firstLine="0"/>
        <w:rPr/>
      </w:pPr>
      <w:r w:rsidDel="00000000" w:rsidR="00000000" w:rsidRPr="00000000">
        <w:rPr>
          <w:rtl w:val="0"/>
        </w:rPr>
      </w:r>
    </w:p>
    <w:p w:rsidR="00000000" w:rsidDel="00000000" w:rsidP="00000000" w:rsidRDefault="00000000" w:rsidRPr="00000000" w14:paraId="00000257">
      <w:pPr>
        <w:spacing w:line="480" w:lineRule="auto"/>
        <w:ind w:left="0" w:firstLine="0"/>
        <w:rPr/>
      </w:pPr>
      <w:r w:rsidDel="00000000" w:rsidR="00000000" w:rsidRPr="00000000">
        <w:rPr>
          <w:rtl w:val="0"/>
        </w:rPr>
      </w:r>
    </w:p>
    <w:p w:rsidR="00000000" w:rsidDel="00000000" w:rsidP="00000000" w:rsidRDefault="00000000" w:rsidRPr="00000000" w14:paraId="00000258">
      <w:pPr>
        <w:spacing w:line="480" w:lineRule="auto"/>
        <w:ind w:left="0" w:firstLine="0"/>
        <w:rPr/>
      </w:pPr>
      <w:r w:rsidDel="00000000" w:rsidR="00000000" w:rsidRPr="00000000">
        <w:rPr>
          <w:rtl w:val="0"/>
        </w:rPr>
      </w:r>
    </w:p>
    <w:p w:rsidR="00000000" w:rsidDel="00000000" w:rsidP="00000000" w:rsidRDefault="00000000" w:rsidRPr="00000000" w14:paraId="00000259">
      <w:pPr>
        <w:spacing w:line="480" w:lineRule="auto"/>
        <w:ind w:left="0" w:firstLine="0"/>
        <w:rPr/>
      </w:pPr>
      <w:r w:rsidDel="00000000" w:rsidR="00000000" w:rsidRPr="00000000">
        <w:rPr>
          <w:rtl w:val="0"/>
        </w:rPr>
      </w:r>
    </w:p>
    <w:p w:rsidR="00000000" w:rsidDel="00000000" w:rsidP="00000000" w:rsidRDefault="00000000" w:rsidRPr="00000000" w14:paraId="0000025A">
      <w:pPr>
        <w:spacing w:line="480" w:lineRule="auto"/>
        <w:ind w:left="0" w:firstLine="0"/>
        <w:rPr/>
      </w:pPr>
      <w:r w:rsidDel="00000000" w:rsidR="00000000" w:rsidRPr="00000000">
        <w:rPr>
          <w:rtl w:val="0"/>
        </w:rPr>
      </w:r>
    </w:p>
    <w:p w:rsidR="00000000" w:rsidDel="00000000" w:rsidP="00000000" w:rsidRDefault="00000000" w:rsidRPr="00000000" w14:paraId="0000025B">
      <w:pPr>
        <w:spacing w:line="480" w:lineRule="auto"/>
        <w:ind w:left="0" w:firstLine="0"/>
        <w:rPr/>
      </w:pPr>
      <w:r w:rsidDel="00000000" w:rsidR="00000000" w:rsidRPr="00000000">
        <w:rPr>
          <w:rtl w:val="0"/>
        </w:rPr>
      </w:r>
    </w:p>
    <w:p w:rsidR="00000000" w:rsidDel="00000000" w:rsidP="00000000" w:rsidRDefault="00000000" w:rsidRPr="00000000" w14:paraId="0000025C">
      <w:pPr>
        <w:spacing w:line="480" w:lineRule="auto"/>
        <w:ind w:left="0" w:firstLine="0"/>
        <w:rPr/>
      </w:pPr>
      <w:r w:rsidDel="00000000" w:rsidR="00000000" w:rsidRPr="00000000">
        <w:rPr>
          <w:rtl w:val="0"/>
        </w:rPr>
      </w:r>
    </w:p>
    <w:p w:rsidR="00000000" w:rsidDel="00000000" w:rsidP="00000000" w:rsidRDefault="00000000" w:rsidRPr="00000000" w14:paraId="0000025D">
      <w:pPr>
        <w:spacing w:line="480" w:lineRule="auto"/>
        <w:ind w:left="0" w:firstLine="0"/>
        <w:rPr/>
      </w:pPr>
      <w:r w:rsidDel="00000000" w:rsidR="00000000" w:rsidRPr="00000000">
        <w:rPr>
          <w:rtl w:val="0"/>
        </w:rPr>
      </w:r>
    </w:p>
    <w:p w:rsidR="00000000" w:rsidDel="00000000" w:rsidP="00000000" w:rsidRDefault="00000000" w:rsidRPr="00000000" w14:paraId="0000025E">
      <w:pPr>
        <w:spacing w:line="480" w:lineRule="auto"/>
        <w:ind w:left="0" w:firstLine="0"/>
        <w:rPr/>
      </w:pPr>
      <w:r w:rsidDel="00000000" w:rsidR="00000000" w:rsidRPr="00000000">
        <w:rPr>
          <w:rtl w:val="0"/>
        </w:rPr>
      </w:r>
    </w:p>
    <w:p w:rsidR="00000000" w:rsidDel="00000000" w:rsidP="00000000" w:rsidRDefault="00000000" w:rsidRPr="00000000" w14:paraId="0000025F">
      <w:pPr>
        <w:spacing w:line="480" w:lineRule="auto"/>
        <w:ind w:left="0" w:firstLine="0"/>
        <w:rPr/>
      </w:pPr>
      <w:r w:rsidDel="00000000" w:rsidR="00000000" w:rsidRPr="00000000">
        <w:rPr>
          <w:rtl w:val="0"/>
        </w:rPr>
      </w:r>
    </w:p>
    <w:p w:rsidR="00000000" w:rsidDel="00000000" w:rsidP="00000000" w:rsidRDefault="00000000" w:rsidRPr="00000000" w14:paraId="00000260">
      <w:pPr>
        <w:spacing w:line="480" w:lineRule="auto"/>
        <w:ind w:left="0" w:firstLine="0"/>
        <w:rPr/>
      </w:pPr>
      <w:r w:rsidDel="00000000" w:rsidR="00000000" w:rsidRPr="00000000">
        <w:rPr>
          <w:rtl w:val="0"/>
        </w:rPr>
      </w:r>
    </w:p>
    <w:p w:rsidR="00000000" w:rsidDel="00000000" w:rsidP="00000000" w:rsidRDefault="00000000" w:rsidRPr="00000000" w14:paraId="00000261">
      <w:pPr>
        <w:spacing w:line="480" w:lineRule="auto"/>
        <w:ind w:left="0" w:firstLine="0"/>
        <w:rPr/>
      </w:pPr>
      <w:r w:rsidDel="00000000" w:rsidR="00000000" w:rsidRPr="00000000">
        <w:rPr>
          <w:rtl w:val="0"/>
        </w:rPr>
      </w:r>
    </w:p>
    <w:p w:rsidR="00000000" w:rsidDel="00000000" w:rsidP="00000000" w:rsidRDefault="00000000" w:rsidRPr="00000000" w14:paraId="00000262">
      <w:pPr>
        <w:spacing w:line="480" w:lineRule="auto"/>
        <w:ind w:left="0" w:firstLine="0"/>
        <w:rPr/>
      </w:pPr>
      <w:r w:rsidDel="00000000" w:rsidR="00000000" w:rsidRPr="00000000">
        <w:rPr>
          <w:rtl w:val="0"/>
        </w:rPr>
      </w:r>
    </w:p>
    <w:p w:rsidR="00000000" w:rsidDel="00000000" w:rsidP="00000000" w:rsidRDefault="00000000" w:rsidRPr="00000000" w14:paraId="00000263">
      <w:pPr>
        <w:spacing w:line="480" w:lineRule="auto"/>
        <w:ind w:left="0" w:firstLine="0"/>
        <w:rPr/>
      </w:pPr>
      <w:r w:rsidDel="00000000" w:rsidR="00000000" w:rsidRPr="00000000">
        <w:rPr>
          <w:rtl w:val="0"/>
        </w:rPr>
      </w:r>
    </w:p>
    <w:p w:rsidR="00000000" w:rsidDel="00000000" w:rsidP="00000000" w:rsidRDefault="00000000" w:rsidRPr="00000000" w14:paraId="00000264">
      <w:pPr>
        <w:spacing w:line="240" w:lineRule="auto"/>
        <w:ind w:left="0" w:firstLine="0"/>
        <w:rPr/>
      </w:pPr>
      <w:r w:rsidDel="00000000" w:rsidR="00000000" w:rsidRPr="00000000">
        <w:rPr>
          <w:rtl w:val="0"/>
        </w:rPr>
        <w:t xml:space="preserve">California Department of Water Resources (2017). Central Valley Flood Protection Plan Conservation Strategy - Appendix L: Measurable Objectives Development: Summary of Conservation Needs and Scale of Restoration Opportunities. </w:t>
      </w:r>
      <w:hyperlink r:id="rId16">
        <w:r w:rsidDel="00000000" w:rsidR="00000000" w:rsidRPr="00000000">
          <w:rPr>
            <w:color w:val="1155cc"/>
            <w:u w:val="single"/>
            <w:rtl w:val="0"/>
          </w:rPr>
          <w:t xml:space="preserve">https://cawaterlibrary.net/wp-content/uploads/2019/07/Appendix-L-Measurable-Objectives-Development-Summary-of-Conservation-Needs-and-Scale-of-Restoration.pdf</w:t>
        </w:r>
      </w:hyperlink>
      <w:r w:rsidDel="00000000" w:rsidR="00000000" w:rsidRPr="00000000">
        <w:rPr>
          <w:rtl w:val="0"/>
        </w:rPr>
        <w:t xml:space="preserve"> </w:t>
      </w:r>
    </w:p>
    <w:p w:rsidR="00000000" w:rsidDel="00000000" w:rsidP="00000000" w:rsidRDefault="00000000" w:rsidRPr="00000000" w14:paraId="00000265">
      <w:pPr>
        <w:spacing w:line="240" w:lineRule="auto"/>
        <w:ind w:left="0" w:firstLine="0"/>
        <w:rPr/>
      </w:pPr>
      <w:r w:rsidDel="00000000" w:rsidR="00000000" w:rsidRPr="00000000">
        <w:rPr>
          <w:rtl w:val="0"/>
        </w:rPr>
      </w:r>
    </w:p>
    <w:p w:rsidR="00000000" w:rsidDel="00000000" w:rsidP="00000000" w:rsidRDefault="00000000" w:rsidRPr="00000000" w14:paraId="00000266">
      <w:pPr>
        <w:spacing w:line="240" w:lineRule="auto"/>
        <w:ind w:left="0" w:firstLine="0"/>
        <w:rPr/>
      </w:pPr>
      <w:r w:rsidDel="00000000" w:rsidR="00000000" w:rsidRPr="00000000">
        <w:rPr>
          <w:rtl w:val="0"/>
        </w:rPr>
        <w:t xml:space="preserve">California Department of Water Resources. (2020). California EcoRestore Highlights 2015 to 2020. </w:t>
      </w:r>
      <w:hyperlink r:id="rId17">
        <w:r w:rsidDel="00000000" w:rsidR="00000000" w:rsidRPr="00000000">
          <w:rPr>
            <w:color w:val="1155cc"/>
            <w:u w:val="single"/>
            <w:rtl w:val="0"/>
          </w:rPr>
          <w:t xml:space="preserve">https://water.ca.gov/-/media/DWR-Website/Web-Pages/Programs/All-Programs/EcoRestore/EcoRestore-5YR-Fact-Sheet_ay20.pdf?la=en&amp;hash=BF60A28CC870C32351F807CC11D5C1E35BAC5461</w:t>
        </w:r>
      </w:hyperlink>
      <w:r w:rsidDel="00000000" w:rsidR="00000000" w:rsidRPr="00000000">
        <w:rPr>
          <w:rtl w:val="0"/>
        </w:rPr>
      </w:r>
    </w:p>
    <w:p w:rsidR="00000000" w:rsidDel="00000000" w:rsidP="00000000" w:rsidRDefault="00000000" w:rsidRPr="00000000" w14:paraId="00000267">
      <w:pPr>
        <w:spacing w:line="240" w:lineRule="auto"/>
        <w:ind w:left="0" w:firstLine="0"/>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California Environmental Quality Act. 2026. </w:t>
      </w:r>
      <w:r w:rsidDel="00000000" w:rsidR="00000000" w:rsidRPr="00000000">
        <w:rPr>
          <w:i w:val="1"/>
          <w:iCs w:val="1"/>
          <w:rtl w:val="0"/>
        </w:rPr>
        <w:t xml:space="preserve">Webb Tract Rice Conversion Project Lease Agreement.</w:t>
      </w:r>
      <w:hyperlink r:id="rId18">
        <w:r w:rsidDel="00000000" w:rsidR="00000000" w:rsidRPr="00000000">
          <w:rPr>
            <w:color w:val="1155cc"/>
            <w:u w:val="single"/>
            <w:rtl w:val="0"/>
          </w:rPr>
          <w:t xml:space="preserve">https://ceqanet.lci.ca.gov/2026040767</w:t>
        </w:r>
      </w:hyperlink>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California Natural Resources Agency. 2026. 'New Era': Landmark Policy to Expand Tribal Stewardship for At Least 7.5 Million Acres in California. https://resources.ca.gov/Newsroom/Page-Content/News-List/Landmark-Policy</w:t>
      </w:r>
      <w:r w:rsidDel="00000000" w:rsidR="00000000" w:rsidRPr="00000000">
        <w:rPr>
          <w:rtl w:val="0"/>
        </w:rPr>
      </w:r>
    </w:p>
    <w:p w:rsidR="00000000" w:rsidDel="00000000" w:rsidP="00000000" w:rsidRDefault="00000000" w:rsidRPr="00000000" w14:paraId="0000026B">
      <w:pPr>
        <w:spacing w:line="240" w:lineRule="auto"/>
        <w:ind w:left="0" w:firstLine="0"/>
        <w:rPr/>
      </w:pPr>
      <w:r w:rsidDel="00000000" w:rsidR="00000000" w:rsidRPr="00000000">
        <w:rPr>
          <w:rtl w:val="0"/>
        </w:rPr>
      </w:r>
    </w:p>
    <w:p w:rsidR="00000000" w:rsidDel="00000000" w:rsidP="00000000" w:rsidRDefault="00000000" w:rsidRPr="00000000" w14:paraId="0000026C">
      <w:pPr>
        <w:spacing w:line="240" w:lineRule="auto"/>
        <w:ind w:left="0" w:firstLine="0"/>
        <w:rPr/>
      </w:pPr>
      <w:r w:rsidDel="00000000" w:rsidR="00000000" w:rsidRPr="00000000">
        <w:rPr>
          <w:rtl w:val="0"/>
        </w:rPr>
        <w:t xml:space="preserve">California Open Lands. N.d. https://californiaopenlands.org/</w:t>
      </w:r>
      <w:r w:rsidDel="00000000" w:rsidR="00000000" w:rsidRPr="00000000">
        <w:rPr>
          <w:rtl w:val="0"/>
        </w:rPr>
      </w:r>
    </w:p>
    <w:p w:rsidR="00000000" w:rsidDel="00000000" w:rsidP="00000000" w:rsidRDefault="00000000" w:rsidRPr="00000000" w14:paraId="0000026D">
      <w:pPr>
        <w:spacing w:line="240" w:lineRule="auto"/>
        <w:ind w:left="880" w:hanging="440"/>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Carroll, S. R., Garba, I., Figueroa-Rodríguez, O. L., Holbrook, J., Lovett, R., Materechera, S., Parsons, M., Raseroka, K., Rodriguez-Lonebear, D., Rowe, R., Sara, R., Walker, J. D., Anderson, J., &amp; Hudson, M. (2020). The CARE Principles for Indigenous Data Governance. Data Science Journal, 19, 43.</w:t>
      </w:r>
      <w:hyperlink r:id="rId19">
        <w:r w:rsidDel="00000000" w:rsidR="00000000" w:rsidRPr="00000000">
          <w:rPr>
            <w:color w:val="1155cc"/>
            <w:u w:val="single"/>
            <w:rtl w:val="0"/>
          </w:rPr>
          <w:t xml:space="preserve"> https://doi.org/10.5334/dsj-2020-043</w:t>
        </w:r>
      </w:hyperlink>
      <w:r w:rsidDel="00000000" w:rsidR="00000000" w:rsidRPr="00000000">
        <w:rPr>
          <w:rtl w:val="0"/>
        </w:rPr>
      </w:r>
    </w:p>
    <w:p w:rsidR="00000000" w:rsidDel="00000000" w:rsidP="00000000" w:rsidRDefault="00000000" w:rsidRPr="00000000" w14:paraId="0000026F">
      <w:pPr>
        <w:spacing w:line="240" w:lineRule="auto"/>
        <w:ind w:left="0" w:firstLine="0"/>
        <w:rPr/>
      </w:pPr>
      <w:r w:rsidDel="00000000" w:rsidR="00000000" w:rsidRPr="00000000">
        <w:rPr>
          <w:rtl w:val="0"/>
        </w:rPr>
      </w:r>
    </w:p>
    <w:p w:rsidR="00000000" w:rsidDel="00000000" w:rsidP="00000000" w:rsidRDefault="00000000" w:rsidRPr="00000000" w14:paraId="00000270">
      <w:pPr>
        <w:spacing w:line="240" w:lineRule="auto"/>
        <w:ind w:left="0" w:firstLine="0"/>
        <w:rPr/>
      </w:pPr>
      <w:r w:rsidDel="00000000" w:rsidR="00000000" w:rsidRPr="00000000">
        <w:rPr>
          <w:rtl w:val="0"/>
        </w:rPr>
        <w:t xml:space="preserve">Cobb, A. J. (2005). Understanding Tribal Sovereignty: Definitions, Conceptualizations, and Interpretations. </w:t>
      </w:r>
      <w:r w:rsidDel="00000000" w:rsidR="00000000" w:rsidRPr="00000000">
        <w:rPr>
          <w:i w:val="1"/>
          <w:iCs w:val="1"/>
          <w:rtl w:val="0"/>
        </w:rPr>
        <w:t xml:space="preserve">American Studies</w:t>
      </w:r>
      <w:r w:rsidDel="00000000" w:rsidR="00000000" w:rsidRPr="00000000">
        <w:rPr>
          <w:rtl w:val="0"/>
        </w:rPr>
        <w:t xml:space="preserve">, </w:t>
      </w:r>
      <w:r w:rsidDel="00000000" w:rsidR="00000000" w:rsidRPr="00000000">
        <w:rPr>
          <w:i w:val="1"/>
          <w:iCs w:val="1"/>
          <w:rtl w:val="0"/>
        </w:rPr>
        <w:t xml:space="preserve">46</w:t>
      </w:r>
      <w:r w:rsidDel="00000000" w:rsidR="00000000" w:rsidRPr="00000000">
        <w:rPr>
          <w:rtl w:val="0"/>
        </w:rPr>
        <w:t xml:space="preserve">(3/4), 115–132.</w:t>
      </w:r>
    </w:p>
    <w:p w:rsidR="00000000" w:rsidDel="00000000" w:rsidP="00000000" w:rsidRDefault="00000000" w:rsidRPr="00000000" w14:paraId="00000271">
      <w:pPr>
        <w:spacing w:line="240" w:lineRule="auto"/>
        <w:rPr/>
      </w:pPr>
      <w:r w:rsidDel="00000000" w:rsidR="00000000" w:rsidRPr="00000000">
        <w:rPr>
          <w:rtl w:val="0"/>
        </w:rPr>
      </w:r>
    </w:p>
    <w:p w:rsidR="00000000" w:rsidDel="00000000" w:rsidP="00000000" w:rsidRDefault="00000000" w:rsidRPr="00000000" w14:paraId="00000272">
      <w:pPr>
        <w:spacing w:line="240" w:lineRule="auto"/>
        <w:rPr/>
      </w:pPr>
      <w:r w:rsidDel="00000000" w:rsidR="00000000" w:rsidRPr="00000000">
        <w:rPr>
          <w:rtl w:val="0"/>
        </w:rPr>
        <w:t xml:space="preserve">Delta Tribal Environmental Coalition. December 2025. Comments by the Delta Tribal Environmental Coalition. https://restorethedelta.org/wp-content/uploads/2026-02-02-DTEC-Comments-on-Revised-Bay-Delta-Plan.pdf</w:t>
      </w:r>
    </w:p>
    <w:p w:rsidR="00000000" w:rsidDel="00000000" w:rsidP="00000000" w:rsidRDefault="00000000" w:rsidRPr="00000000" w14:paraId="00000273">
      <w:pPr>
        <w:spacing w:line="240" w:lineRule="auto"/>
        <w:rPr/>
      </w:pPr>
      <w:r w:rsidDel="00000000" w:rsidR="00000000" w:rsidRPr="00000000">
        <w:rPr>
          <w:rtl w:val="0"/>
        </w:rPr>
      </w:r>
    </w:p>
    <w:p w:rsidR="00000000" w:rsidDel="00000000" w:rsidP="00000000" w:rsidRDefault="00000000" w:rsidRPr="00000000" w14:paraId="00000274">
      <w:pPr>
        <w:spacing w:line="240" w:lineRule="auto"/>
        <w:rPr/>
      </w:pPr>
      <w:r w:rsidDel="00000000" w:rsidR="00000000" w:rsidRPr="00000000">
        <w:rPr>
          <w:rtl w:val="0"/>
        </w:rPr>
        <w:t xml:space="preserve">Delta Island Adaptations. (2022). Delta Island Adaptations Phase 1 Report: Island Evaluation and Selection. https://deltaislandadaptations-ucdavis.hub.arcgis.com/pages/repository</w:t>
      </w:r>
    </w:p>
    <w:p w:rsidR="00000000" w:rsidDel="00000000" w:rsidP="00000000" w:rsidRDefault="00000000" w:rsidRPr="00000000" w14:paraId="00000275">
      <w:pPr>
        <w:spacing w:line="240" w:lineRule="auto"/>
        <w:rPr/>
      </w:pPr>
      <w:r w:rsidDel="00000000" w:rsidR="00000000" w:rsidRPr="00000000">
        <w:rPr>
          <w:rtl w:val="0"/>
        </w:rPr>
      </w:r>
    </w:p>
    <w:p w:rsidR="00000000" w:rsidDel="00000000" w:rsidP="00000000" w:rsidRDefault="00000000" w:rsidRPr="00000000" w14:paraId="00000276">
      <w:pPr>
        <w:spacing w:line="240" w:lineRule="auto"/>
        <w:rPr/>
      </w:pPr>
      <w:r w:rsidDel="00000000" w:rsidR="00000000" w:rsidRPr="00000000">
        <w:rPr>
          <w:rtl w:val="0"/>
        </w:rPr>
        <w:t xml:space="preserve">Delta Stewardship Council. 2025. Tribal and Environmental Justice in the Sacramento-San Joaquin Delta: History, Current Perspectives, and Recommendations for a Way Forward.</w:t>
      </w:r>
    </w:p>
    <w:p w:rsidR="00000000" w:rsidDel="00000000" w:rsidP="00000000" w:rsidRDefault="00000000" w:rsidRPr="00000000" w14:paraId="00000277">
      <w:pPr>
        <w:spacing w:line="240" w:lineRule="auto"/>
        <w:rPr/>
      </w:pPr>
      <w:r w:rsidDel="00000000" w:rsidR="00000000" w:rsidRPr="00000000">
        <w:rPr>
          <w:rtl w:val="0"/>
        </w:rPr>
      </w:r>
    </w:p>
    <w:p w:rsidR="00000000" w:rsidDel="00000000" w:rsidP="00000000" w:rsidRDefault="00000000" w:rsidRPr="00000000" w14:paraId="00000278">
      <w:pPr>
        <w:spacing w:line="240" w:lineRule="auto"/>
        <w:rPr/>
      </w:pPr>
      <w:r w:rsidDel="00000000" w:rsidR="00000000" w:rsidRPr="00000000">
        <w:rPr>
          <w:rtl w:val="0"/>
        </w:rPr>
        <w:t xml:space="preserve">Dishgamu Humboldt Community Land Trust. N.d. </w:t>
      </w:r>
      <w:hyperlink r:id="rId20">
        <w:r w:rsidDel="00000000" w:rsidR="00000000" w:rsidRPr="00000000">
          <w:rPr>
            <w:color w:val="1155cc"/>
            <w:u w:val="single"/>
            <w:rtl w:val="0"/>
          </w:rPr>
          <w:t xml:space="preserve">https://www.wiyot.us/350/Dishgamu-Humboldt-Community-Land-Trust</w:t>
        </w:r>
      </w:hyperlink>
      <w:r w:rsidDel="00000000" w:rsidR="00000000" w:rsidRPr="00000000">
        <w:rPr>
          <w:rtl w:val="0"/>
        </w:rPr>
      </w:r>
    </w:p>
    <w:p w:rsidR="00000000" w:rsidDel="00000000" w:rsidP="00000000" w:rsidRDefault="00000000" w:rsidRPr="00000000" w14:paraId="00000279">
      <w:pPr>
        <w:spacing w:line="240" w:lineRule="auto"/>
        <w:rPr/>
      </w:pPr>
      <w:r w:rsidDel="00000000" w:rsidR="00000000" w:rsidRPr="00000000">
        <w:rPr>
          <w:rtl w:val="0"/>
        </w:rPr>
      </w:r>
    </w:p>
    <w:p w:rsidR="00000000" w:rsidDel="00000000" w:rsidP="00000000" w:rsidRDefault="00000000" w:rsidRPr="00000000" w14:paraId="0000027A">
      <w:pPr>
        <w:spacing w:line="240" w:lineRule="auto"/>
        <w:rPr/>
      </w:pPr>
      <w:r w:rsidDel="00000000" w:rsidR="00000000" w:rsidRPr="00000000">
        <w:rPr>
          <w:rtl w:val="0"/>
        </w:rPr>
        <w:t xml:space="preserve">East Contra Costa County Natural Community Conservation Plan and Habitat Conservation Plan. 2003. Planning Agreement. </w:t>
      </w:r>
      <w:hyperlink r:id="rId21">
        <w:r w:rsidDel="00000000" w:rsidR="00000000" w:rsidRPr="00000000">
          <w:rPr>
            <w:color w:val="1155cc"/>
            <w:u w:val="single"/>
            <w:rtl w:val="0"/>
          </w:rPr>
          <w:t xml:space="preserve">https://nrm.dfg.ca.gov/FileHandler.ashx?DocumentID=135302&amp;inline</w:t>
        </w:r>
      </w:hyperlink>
      <w:r w:rsidDel="00000000" w:rsidR="00000000" w:rsidRPr="00000000">
        <w:rPr>
          <w:rtl w:val="0"/>
        </w:rPr>
      </w:r>
    </w:p>
    <w:p w:rsidR="00000000" w:rsidDel="00000000" w:rsidP="00000000" w:rsidRDefault="00000000" w:rsidRPr="00000000" w14:paraId="0000027B">
      <w:pPr>
        <w:spacing w:line="240" w:lineRule="auto"/>
        <w:rPr/>
      </w:pPr>
      <w:r w:rsidDel="00000000" w:rsidR="00000000" w:rsidRPr="00000000">
        <w:rPr>
          <w:rtl w:val="0"/>
        </w:rPr>
      </w:r>
    </w:p>
    <w:p w:rsidR="00000000" w:rsidDel="00000000" w:rsidP="00000000" w:rsidRDefault="00000000" w:rsidRPr="00000000" w14:paraId="0000027C">
      <w:pPr>
        <w:spacing w:line="240" w:lineRule="auto"/>
        <w:rPr/>
      </w:pPr>
      <w:r w:rsidDel="00000000" w:rsidR="00000000" w:rsidRPr="00000000">
        <w:rPr>
          <w:rtl w:val="0"/>
        </w:rPr>
        <w:t xml:space="preserve">East Contra Costa County Habitat Conservancy. (n.d.) Background. https://www.cocohcp.org/225/Background</w:t>
      </w:r>
    </w:p>
    <w:p w:rsidR="00000000" w:rsidDel="00000000" w:rsidP="00000000" w:rsidRDefault="00000000" w:rsidRPr="00000000" w14:paraId="0000027D">
      <w:pPr>
        <w:spacing w:line="240" w:lineRule="auto"/>
        <w:rPr/>
      </w:pPr>
      <w:r w:rsidDel="00000000" w:rsidR="00000000" w:rsidRPr="00000000">
        <w:rPr>
          <w:rtl w:val="0"/>
        </w:rPr>
      </w:r>
    </w:p>
    <w:p w:rsidR="00000000" w:rsidDel="00000000" w:rsidP="00000000" w:rsidRDefault="00000000" w:rsidRPr="00000000" w14:paraId="0000027E">
      <w:pPr>
        <w:spacing w:line="240" w:lineRule="auto"/>
        <w:rPr>
          <w:i w:val="1"/>
          <w:iCs w:val="1"/>
        </w:rPr>
      </w:pPr>
      <w:r w:rsidDel="00000000" w:rsidR="00000000" w:rsidRPr="00000000">
        <w:rPr>
          <w:rtl w:val="0"/>
        </w:rPr>
        <w:t xml:space="preserve">Emmons, J.D. (2013). Quantifying the restorable water volume of Sierran meadows. </w:t>
      </w:r>
      <w:r w:rsidDel="00000000" w:rsidR="00000000" w:rsidRPr="00000000">
        <w:rPr>
          <w:i w:val="1"/>
          <w:iCs w:val="1"/>
          <w:rtl w:val="0"/>
        </w:rPr>
        <w:t xml:space="preserve">UC Davis Dissertations and Theses.</w:t>
      </w:r>
      <w:r w:rsidDel="00000000" w:rsidR="00000000" w:rsidRPr="00000000">
        <w:rPr>
          <w:rtl w:val="0"/>
        </w:rPr>
      </w:r>
    </w:p>
    <w:p w:rsidR="00000000" w:rsidDel="00000000" w:rsidP="00000000" w:rsidRDefault="00000000" w:rsidRPr="00000000" w14:paraId="0000027F">
      <w:pPr>
        <w:keepNext w:val="0"/>
        <w:keepLines w:val="0"/>
        <w:shd w:fill="fffffe" w:val="clear"/>
        <w:spacing w:before="480" w:line="240" w:lineRule="auto"/>
        <w:rPr/>
      </w:pPr>
      <w:r w:rsidDel="00000000" w:rsidR="00000000" w:rsidRPr="00000000">
        <w:rPr>
          <w:rtl w:val="0"/>
        </w:rPr>
        <w:t xml:space="preserve">Grenier, L., Gray, B., Cole, S. 2026. Tribal Water Rights in California. Public Policy Institute of California. https://www.ppic.org/?show-pdf=true&amp;docraptor=true&amp;url=https%3A%2F%2Fwww.ppic.org%2Fpublication%2Ftribal-water-rights-in-california%2F</w:t>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rtl w:val="0"/>
        </w:rPr>
      </w:r>
    </w:p>
    <w:p w:rsidR="00000000" w:rsidDel="00000000" w:rsidP="00000000" w:rsidRDefault="00000000" w:rsidRPr="00000000" w14:paraId="00000282">
      <w:pPr>
        <w:spacing w:line="240" w:lineRule="auto"/>
        <w:rPr/>
      </w:pPr>
      <w:r w:rsidDel="00000000" w:rsidR="00000000" w:rsidRPr="00000000">
        <w:rPr>
          <w:rFonts w:ascii="Andika" w:cs="Andika" w:eastAsia="Andika" w:hAnsi="Andika"/>
          <w:rtl w:val="0"/>
        </w:rPr>
        <w:t xml:space="preserve">Hankins, D. (2018). Ecocultural Equality in the Miwkoʔ Waaliʔ. </w:t>
      </w:r>
      <w:r w:rsidDel="00000000" w:rsidR="00000000" w:rsidRPr="00000000">
        <w:rPr>
          <w:i w:val="1"/>
          <w:iCs w:val="1"/>
          <w:rtl w:val="0"/>
        </w:rPr>
        <w:t xml:space="preserve">San Francisco Estuary and Watershed Science</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(3).</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https://doi.org/10.15447/sfews.2018v16iss3art1</w:t>
        </w:r>
      </w:hyperlink>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Jennings, L., Anderson, T., Martinez, A., Sterling, R., Chavez, D. D., Garba, I., Hudson, M., Garrison, N. A., &amp; Carroll, S. R. (2023). Applying the ‘CARE Principles for Indigenous Data Governance’ to ecology and biodiversity research. Nature Ecology &amp; Evolution, 7(10), 1547–1551.</w:t>
      </w:r>
      <w:hyperlink r:id="rId24">
        <w:r w:rsidDel="00000000" w:rsidR="00000000" w:rsidRPr="00000000">
          <w:rPr>
            <w:color w:val="1155cc"/>
            <w:u w:val="single"/>
            <w:rtl w:val="0"/>
          </w:rPr>
          <w:t xml:space="preserve"> https://doi.org/10.1038/s41559-023-02161-2</w:t>
        </w:r>
      </w:hyperlink>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La Via Campesina. 2016. What is Food Sovereignty? https://viacampesina.org/en/what-is-food-sovereignty/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Middleton, B. (2011). Trust in the Land: New Directions in Tribal Conservation. University of Arizona Press.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line="240" w:lineRule="auto"/>
        <w:rPr/>
      </w:pPr>
      <w:r w:rsidDel="00000000" w:rsidR="00000000" w:rsidRPr="00000000">
        <w:rPr>
          <w:rtl w:val="0"/>
        </w:rPr>
        <w:t xml:space="preserve">Meadows, Robbin. 2025. </w:t>
      </w:r>
      <w:r w:rsidDel="00000000" w:rsidR="00000000" w:rsidRPr="00000000">
        <w:rPr>
          <w:i w:val="1"/>
          <w:iCs w:val="1"/>
          <w:rtl w:val="0"/>
        </w:rPr>
        <w:t xml:space="preserve">Partnering with tribes to restore a Delta wetland: Benefits go both ways. </w:t>
      </w:r>
      <w:r w:rsidDel="00000000" w:rsidR="00000000" w:rsidRPr="00000000">
        <w:rPr>
          <w:rtl w:val="0"/>
        </w:rPr>
        <w:t xml:space="preserve">Maven’s Notebook. </w:t>
      </w:r>
      <w:hyperlink r:id="rId25">
        <w:r w:rsidDel="00000000" w:rsidR="00000000" w:rsidRPr="00000000">
          <w:rPr>
            <w:color w:val="1155cc"/>
            <w:u w:val="single"/>
            <w:rtl w:val="0"/>
          </w:rPr>
          <w:t xml:space="preserve">https://mavensnotebook.com/2025/06/19/notebook-feature-partnering-with-tribes-to-restore-a-delta-wetland-benefits-go-both-ways</w:t>
        </w:r>
      </w:hyperlink>
      <w:r w:rsidDel="00000000" w:rsidR="00000000" w:rsidRPr="00000000">
        <w:rPr>
          <w:rtl w:val="0"/>
        </w:rPr>
      </w:r>
    </w:p>
    <w:p w:rsidR="00000000" w:rsidDel="00000000" w:rsidP="00000000" w:rsidRDefault="00000000" w:rsidRPr="00000000" w14:paraId="0000028B">
      <w:pPr>
        <w:spacing w:line="240" w:lineRule="auto"/>
        <w:rPr/>
      </w:pPr>
      <w:r w:rsidDel="00000000" w:rsidR="00000000" w:rsidRPr="00000000">
        <w:rPr>
          <w:rtl w:val="0"/>
        </w:rPr>
      </w:r>
    </w:p>
    <w:p w:rsidR="00000000" w:rsidDel="00000000" w:rsidP="00000000" w:rsidRDefault="00000000" w:rsidRPr="00000000" w14:paraId="0000028C">
      <w:pPr>
        <w:spacing w:line="240" w:lineRule="auto"/>
        <w:rPr>
          <w:color w:val="1155cc"/>
          <w:u w:val="single"/>
        </w:rPr>
      </w:pPr>
      <w:r w:rsidDel="00000000" w:rsidR="00000000" w:rsidRPr="00000000">
        <w:rPr>
          <w:rtl w:val="0"/>
        </w:rPr>
        <w:t xml:space="preserve">Native News Online Staff (2026). Washoe Tribe Completes Historic 10, 274 Acre Land Return Near Lake Tahoe. https://nativenewsonline.net/currents/washoe-tribe-completes-historic-10-274-acre-land-return-near-lake-tahoe/</w:t>
      </w:r>
      <w:r w:rsidDel="00000000" w:rsidR="00000000" w:rsidRPr="00000000">
        <w:rPr>
          <w:rtl w:val="0"/>
        </w:rPr>
      </w:r>
    </w:p>
    <w:p w:rsidR="00000000" w:rsidDel="00000000" w:rsidP="00000000" w:rsidRDefault="00000000" w:rsidRPr="00000000" w14:paraId="0000028D">
      <w:pPr>
        <w:spacing w:line="240" w:lineRule="auto"/>
        <w:rPr/>
      </w:pPr>
      <w:r w:rsidDel="00000000" w:rsidR="00000000" w:rsidRPr="00000000">
        <w:rPr>
          <w:rtl w:val="0"/>
        </w:rPr>
      </w:r>
    </w:p>
    <w:p w:rsidR="00000000" w:rsidDel="00000000" w:rsidP="00000000" w:rsidRDefault="00000000" w:rsidRPr="00000000" w14:paraId="0000028E">
      <w:pPr>
        <w:spacing w:line="240" w:lineRule="auto"/>
        <w:rPr/>
      </w:pPr>
      <w:r w:rsidDel="00000000" w:rsidR="00000000" w:rsidRPr="00000000">
        <w:rPr>
          <w:rtl w:val="0"/>
        </w:rPr>
        <w:t xml:space="preserve">Santa Clara Valley Habitat Agency. (n.d.) What is an HCP/ NCCP? https://scv-habitatagency.org/149/What-is-an-HCPNCCP</w:t>
      </w:r>
    </w:p>
    <w:p w:rsidR="00000000" w:rsidDel="00000000" w:rsidP="00000000" w:rsidRDefault="00000000" w:rsidRPr="00000000" w14:paraId="0000028F">
      <w:pPr>
        <w:spacing w:line="240" w:lineRule="auto"/>
        <w:rPr/>
      </w:pPr>
      <w:r w:rsidDel="00000000" w:rsidR="00000000" w:rsidRPr="00000000">
        <w:rPr>
          <w:rtl w:val="0"/>
        </w:rPr>
      </w:r>
    </w:p>
    <w:p w:rsidR="00000000" w:rsidDel="00000000" w:rsidP="00000000" w:rsidRDefault="00000000" w:rsidRPr="00000000" w14:paraId="00000290">
      <w:pPr>
        <w:rPr>
          <w:color w:val="1155cc"/>
          <w:u w:val="single"/>
        </w:rPr>
      </w:pPr>
      <w:r w:rsidDel="00000000" w:rsidR="00000000" w:rsidRPr="00000000">
        <w:rPr>
          <w:color w:val="1155cc"/>
          <w:u w:val="single"/>
          <w:rtl w:val="0"/>
        </w:rPr>
        <w:t xml:space="preserve">Sogorea Te’ Land Trust. N.d. Ohlone Cultural Conservation Easement. https://sogoreate-landtrust.org/wp-content/uploads/2023/01/Oakland-Ohlone-Cultural-Conservation-Easement-Fact-Sheet-10-31-22.pdf</w:t>
      </w:r>
    </w:p>
    <w:p w:rsidR="00000000" w:rsidDel="00000000" w:rsidP="00000000" w:rsidRDefault="00000000" w:rsidRPr="00000000" w14:paraId="00000291">
      <w:pPr>
        <w:rPr>
          <w:color w:val="1155cc"/>
          <w:u w:val="single"/>
        </w:rPr>
      </w:pPr>
      <w:r w:rsidDel="00000000" w:rsidR="00000000" w:rsidRPr="00000000">
        <w:rPr>
          <w:rtl w:val="0"/>
        </w:rPr>
      </w:r>
    </w:p>
    <w:p w:rsidR="00000000" w:rsidDel="00000000" w:rsidP="00000000" w:rsidRDefault="00000000" w:rsidRPr="00000000" w14:paraId="00000292">
      <w:pPr>
        <w:rPr>
          <w:color w:val="1155cc"/>
        </w:rPr>
      </w:pPr>
      <w:r w:rsidDel="00000000" w:rsidR="00000000" w:rsidRPr="00000000">
        <w:rPr>
          <w:color w:val="0099cc"/>
          <w:rtl w:val="0"/>
        </w:rPr>
        <w:t xml:space="preserve">Waší·šiw</w:t>
      </w:r>
      <w:r w:rsidDel="00000000" w:rsidR="00000000" w:rsidRPr="00000000">
        <w:rPr>
          <w:color w:val="1c212e"/>
          <w:rtl w:val="0"/>
        </w:rPr>
        <w:t xml:space="preserve"> Land Trust. n.d. https://wasi-siwlandtrust.org/</w:t>
      </w:r>
      <w:r w:rsidDel="00000000" w:rsidR="00000000" w:rsidRPr="00000000">
        <w:rPr>
          <w:rtl w:val="0"/>
        </w:rPr>
      </w:r>
    </w:p>
    <w:p w:rsidR="00000000" w:rsidDel="00000000" w:rsidP="00000000" w:rsidRDefault="00000000" w:rsidRPr="00000000" w14:paraId="00000293">
      <w:pPr>
        <w:rPr>
          <w:color w:val="1155cc"/>
          <w:u w:val="single"/>
        </w:rPr>
      </w:pPr>
      <w:r w:rsidDel="00000000" w:rsidR="00000000" w:rsidRPr="00000000">
        <w:rPr>
          <w:rtl w:val="0"/>
        </w:rPr>
      </w:r>
    </w:p>
    <w:p w:rsidR="00000000" w:rsidDel="00000000" w:rsidP="00000000" w:rsidRDefault="00000000" w:rsidRPr="00000000" w14:paraId="00000294">
      <w:pPr>
        <w:rPr>
          <w:color w:val="a64d79"/>
          <w:u w:val="single"/>
        </w:rPr>
      </w:pPr>
      <w:r w:rsidDel="00000000" w:rsidR="00000000" w:rsidRPr="00000000">
        <w:rPr>
          <w:rtl w:val="0"/>
        </w:rPr>
      </w:r>
    </w:p>
    <w:p w:rsidR="00000000" w:rsidDel="00000000" w:rsidP="00000000" w:rsidRDefault="00000000" w:rsidRPr="00000000" w14:paraId="00000295">
      <w:pPr>
        <w:ind w:left="0" w:firstLine="0"/>
        <w:rPr>
          <w:color w:val="a64d79"/>
          <w:u w:val="single"/>
        </w:rPr>
      </w:pPr>
      <w:hyperlink r:id="rId26">
        <w:r w:rsidDel="00000000" w:rsidR="00000000" w:rsidRPr="00000000">
          <w:rPr>
            <w:color w:val="a64d79"/>
            <w:u w:val="single"/>
            <w:rtl w:val="0"/>
          </w:rPr>
          <w:t xml:space="preserve">https://nrm.dfg.ca.gov/FileHandler.ashx?DocumentID=135302&amp;inline</w:t>
        </w:r>
      </w:hyperlink>
      <w:r w:rsidDel="00000000" w:rsidR="00000000" w:rsidRPr="00000000">
        <w:rPr>
          <w:rtl w:val="0"/>
        </w:rPr>
      </w:r>
    </w:p>
    <w:p w:rsidR="00000000" w:rsidDel="00000000" w:rsidP="00000000" w:rsidRDefault="00000000" w:rsidRPr="00000000" w14:paraId="00000296">
      <w:pPr>
        <w:rPr>
          <w:color w:val="a64d79"/>
          <w:u w:val="single"/>
        </w:rPr>
      </w:pPr>
      <w:r w:rsidDel="00000000" w:rsidR="00000000" w:rsidRPr="00000000">
        <w:rPr>
          <w:rtl w:val="0"/>
        </w:rPr>
      </w:r>
    </w:p>
    <w:p w:rsidR="00000000" w:rsidDel="00000000" w:rsidP="00000000" w:rsidRDefault="00000000" w:rsidRPr="00000000" w14:paraId="00000297">
      <w:pPr>
        <w:rPr>
          <w:color w:val="f4cccc"/>
          <w:u w:val="single"/>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sectPr>
      <w:headerReference r:id="rId27" w:type="default"/>
      <w:footerReference r:id="rId28" w:type="default"/>
      <w:footerReference r:id="rId29"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ggie Gallagher" w:id="13" w:date="2026-09-16T23:04:34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this info from Eco team?</w:t>
      </w:r>
    </w:p>
  </w:comment>
  <w:comment w:author="Ana Zepeda" w:id="14" w:date="2026-09-18T16:46:47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@andepew@ucdavis.edu comment: I'd like to see the table breakdown upland forest, meadows, floodplains, wet soil ag (rice?), tidal wetlands, marshes(?) per scenario per region in the table. If more than FT and Suisun, please list.</w:t>
      </w:r>
    </w:p>
  </w:comment>
  <w:comment w:author="Ana Zepeda" w:id="15" w:date="2026-09-18T16:46:59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q - is eco machine only tidal wetlands, whereas ngw is only rice and managed wetlands? What does "restored landscapes" mean below?</w:t>
      </w:r>
    </w:p>
  </w:comment>
  <w:comment w:author="Maggie Gallagher" w:id="16" w:date="2026-09-21T16:43:13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https://docs.google.com/spreadsheets/d/1gTsd-NAd9hf-2HHAQT68CdvrB_ageGtOSd4mwmsWvNg/edit?gid=2011468133#gid=2011468133 Here are the in-delta land uses for NGW. There are 3 sub-scenarios, and the two habitat types being added are wet soil ag and managed wetlands. I added acreages into the tables</w:t>
      </w:r>
    </w:p>
  </w:comment>
  <w:comment w:author="Maggie Gallagher" w:id="17" w:date="2026-09-21T16:43:59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https://app.mural.co/t/lda140greenbuilding9089/m/lda140greenbuilding9089/1760748054822/f532e952f59edf37e7be80d02c1087b452b00441 maps in miro board if thats helpful</w:t>
      </w:r>
    </w:p>
  </w:comment>
  <w:comment w:author="Ashley N. DePew" w:id="7" w:date="2026-09-15T05:28:09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@bmilligan@ucdavis.edu @amzepeda@ucdavis.edu outstanding?</w:t>
      </w:r>
    </w:p>
  </w:comment>
  <w:comment w:author="Ana Zepeda" w:id="8" w:date="2026-09-18T13:49:20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tbh I forgot what this comment was in reference to, sorry.</w:t>
      </w:r>
    </w:p>
  </w:comment>
  <w:comment w:author="Ashley N. DePew" w:id="6" w:date="2026-09-15T05:24:01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@bmilligan@ucdavis.edu @mfgallagher@ucdavis.edu can we accurately say this? I was under the impression we were doing wetland or wet soil ag. Can edit here to reflect that.</w:t>
      </w:r>
    </w:p>
  </w:comment>
  <w:comment w:author="Ashley N. DePew" w:id="4" w:date="2026-09-15T05:21:04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deleting because I think this over-promises what we can deliver</w:t>
      </w:r>
    </w:p>
  </w:comment>
  <w:comment w:author="Ana Zepeda" w:id="5" w:date="2026-09-18T16:38:02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@bmilligan@ucdavis.edu I will let you have the final say. This  wording has been used since the beginning. If deleted here we should remove this from the metric moving forward.</w:t>
      </w:r>
    </w:p>
  </w:comment>
  <w:comment w:author="Ana Zepeda" w:id="2" w:date="2026-09-15T22:43:04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best terminology? In my understanding this only applies to federally recognized Tribes. Since there are many non-federally recognized Tribes in California that do not have as much 'rights'</w:t>
      </w:r>
    </w:p>
  </w:comment>
  <w:comment w:author="Ashley N. DePew" w:id="21" w:date="2026-09-18T03:58:32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for Native or Non-native individuals?</w:t>
      </w:r>
    </w:p>
  </w:comment>
  <w:comment w:author="Ana Zepeda" w:id="22" w:date="2026-09-18T14:01:05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Redbud resource group is all Native people</w:t>
      </w:r>
    </w:p>
  </w:comment>
  <w:comment w:author="Ana Zepeda" w:id="23" w:date="2026-09-18T14:01:23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https://www.redbudresourcegroup.org/who-we-are</w:t>
      </w:r>
    </w:p>
  </w:comment>
  <w:comment w:author="Ana Zepeda" w:id="9" w:date="2026-09-18T13:50:03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@mfgallagher@ucdavis.edu @bmilligan@ucdavis.edu  This does not include the tiered outflow, correct?</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mfgallagher@ucdavis.edu_</w:t>
      </w:r>
    </w:p>
  </w:comment>
  <w:comment w:author="Maggie Gallagher" w:id="10" w:date="2026-09-21T16:39:43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upland scenarios arent connected to the tiered outflows at all. Not sure about the in-delta scenarios</w:t>
      </w:r>
    </w:p>
  </w:comment>
  <w:comment w:author="Ana Zepeda" w:id="28" w:date="2026-09-16T02:28:53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Personally, I agree with this statement but I am unsure we can say this about the entire team without having everyone agree?</w:t>
      </w:r>
    </w:p>
  </w:comment>
  <w:comment w:author="Ana Zepeda" w:id="29" w:date="2026-09-16T02:29:29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get their consent / approval to state this because it is what they believe</w:t>
      </w:r>
    </w:p>
  </w:comment>
  <w:comment w:author="Ashley N. DePew" w:id="24" w:date="2026-09-18T04:19:50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incrimental difference between the scores? How did we come to NGW 4 and eco 1?</w:t>
      </w:r>
    </w:p>
  </w:comment>
  <w:comment w:author="Ashley N. DePew" w:id="25" w:date="2026-09-18T04:20:38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edit this but need to come back once I understand how the ranking system is set up</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@amzepeda@ucdavis.edu @bmilligan@ucdavis.edu</w:t>
      </w:r>
    </w:p>
  </w:comment>
  <w:comment w:author="Ashley N. DePew" w:id="0" w:date="2026-09-15T20:25:39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report appendix D</w:t>
      </w:r>
    </w:p>
  </w:comment>
  <w:comment w:author="Ana Zepeda" w:id="1" w:date="2026-09-16T02:00:01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reason when we link to the report in the comments the link does not work.</w:t>
      </w:r>
    </w:p>
  </w:comment>
  <w:comment w:author="Ashley N. DePew" w:id="27" w:date="2026-09-18T04:21:50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edit this section once I understand the ranking so that I can paint a picture with how I write this. @bmilligan@ucdavis.edu just fyi</w:t>
      </w:r>
    </w:p>
  </w:comment>
  <w:comment w:author="Ana Zepeda" w:id="20" w:date="2026-09-16T19:15:48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clarify why they call it a CCE when legally it is a CE. Don't know if to include.</w:t>
      </w:r>
    </w:p>
  </w:comment>
  <w:comment w:author="Ashley N. DePew" w:id="18" w:date="2026-09-15T20:55:23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assume these are the scenarios where this would happen, but we shouldn't count out the others... thoughts @bmilligan@ucdavis.edu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 Zepeda reacted with 👍 at 09/16/2026, 2:27 AM UTC</w:t>
      </w:r>
    </w:p>
  </w:comment>
  <w:comment w:author="Ana Zepeda" w:id="11" w:date="2026-09-18T16:53:17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@mfgallagher@ucdavis.edu is this table the same as table 3 except with % of restored acres vs actual acreage?</w:t>
      </w:r>
    </w:p>
  </w:comment>
  <w:comment w:author="Maggie Gallagher" w:id="12" w:date="2026-09-21T16:40:36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if you think its superfluous feel free to remove. I was including it to illustrate the method we used to arrive at the acreages.</w:t>
      </w:r>
    </w:p>
  </w:comment>
  <w:comment w:author="Ashley N. DePew" w:id="19" w:date="2026-09-15T20:53:00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@bmilligan@ucdavis.edu correct?</w:t>
      </w:r>
    </w:p>
  </w:comment>
  <w:comment w:author="Ashley N. DePew" w:id="26" w:date="2026-09-21T22:17:15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@bmilligan@ucdavis.edu do we think A Tunnel and 10% outflow decrease are equally as bad?</w:t>
      </w:r>
    </w:p>
  </w:comment>
  <w:comment w:author="Ashley N. DePew" w:id="3" w:date="2026-09-15T04:56:29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citation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Given that there were no land use changes or restoration incorporated in the tiered outflow scenarios, this metric was only assessed for the adaptation scenarios.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rPr/>
    </w:pPr>
    <w:r w:rsidDel="00000000" w:rsidR="00000000" w:rsidRPr="00000000">
      <w:rPr>
        <w:sz w:val="24"/>
        <w:szCs w:val="24"/>
      </w:rPr>
      <w:drawing>
        <wp:inline distB="114300" distT="114300" distL="114300" distR="114300">
          <wp:extent cx="916627" cy="45243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6627" cy="4524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wiyot.us/350/Dishgamu-Humboldt-Community-Land-Trust" TargetMode="External"/><Relationship Id="rId22" Type="http://schemas.openxmlformats.org/officeDocument/2006/relationships/hyperlink" Target="https://doi.org/10.15447/sfews.2018v16iss3art1" TargetMode="External"/><Relationship Id="rId21" Type="http://schemas.openxmlformats.org/officeDocument/2006/relationships/hyperlink" Target="https://nrm.dfg.ca.gov/FileHandler.ashx?DocumentID=135302&amp;inline" TargetMode="External"/><Relationship Id="rId24" Type="http://schemas.openxmlformats.org/officeDocument/2006/relationships/hyperlink" Target="https://doi.org/10.1038/s41559-023-02161-2" TargetMode="External"/><Relationship Id="rId23" Type="http://schemas.openxmlformats.org/officeDocument/2006/relationships/hyperlink" Target="https://doi.org/10.15447/sfews.2018v16iss3art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rcgis.com/itemdata/92d347a7683b26a11dab76ccf9a5cac2/a36bbc3947b946688cfdfb0f6af7b026/Appendix_D_Evaluation_Criteria_Info_Sheets_report.pdf?response-cache-control=max-age%3D0%2C%20s-maxage%3D600%2C%20v%3D1656354370000&amp;X-Amz-Security-Token=IQoJb3JpZ2luX2VjEDkaCXVzLWVhc3QtMSJHMEUCIQC9bDD4ddEdzgX45aaOGHK7YzOZPmtH4xR30IIW7myGsQIgWVTD%2BoUaM7sHWNu1%2B2G4LDlxjYZZF5avAC37eh%2BIA0cqsgUIARAAGgw2MDQ3NTgxMDI2NjUiDKg%2BKBkQOXpPYhBkIyqPBb54d8SlJQNaUoPe9VTnxgElD8GMteNkcrI6JkQTD4OVsOBBmvvfiWJWr1uDDQk09%2Bpl1SVXTw913yhhezPx20jDC0o1IJCUygTjOzNIG8WcoXlDktdiA0nWGysig1yC693v5dBPJd3eMQriQ7ALz2TVRLlOqW7wIU3vMf5n3GmaXElT%2F8UBPh9BUfbSYCTyFoQAvBp5%2BZmP3a9d7aB%2FtU1OB%2BcSyOcuyUxx6b1qseT6xW38P8C9KOm94PWHjmwVIBeW%2BdGHrqQSb%2FL6kMxOQT767U7V91QKoviYpekNXUMngZ%2FuUquCqzmLXklbY3qATRQExZNuWFKEM70EbQ%2FIev5XvJ3JK35A1DAoNhsyRsKRTA27K1WNAlkIP4634eaHEA7LPIa1MmeWzYW1JP87rsDKK7sp80u8k%2FuWkPTnstaf6SUNv3V6VyjfgtwsrCszAbDQXJEyX1rUu%2BkDQo%2FUvP4oU3yYnxxyLmzKj55054lVZxfBD%2FUUzKqqpj846W%2B2VyVenSQCvfXjadj9kGrYVnv5k4HXPIT1QX0%2BbC%2Bq6jk8J4Dsop%2FrFxRPdPCXQLFLnjAw8kd3IvKVgegx9jKNJgsALdiAsZzAa4UXPTVu0DlKoSTHEAMVBNmJZVBapSVExmJNuag9E0uH83kRXG3glnNaSRv4qIzaBElUHP07PpETIJxuL3W6D%2FCLRalzdBQOgMyoCIGOdjLzQbfxS%2BQ8eY67N5TyoyAXBUHFP4BuF2V%2Fs62WG%2BsKyqgxYhMtUY%2Bk1Mb5amATqGko0ZHcK3cHbi7tdRg2gl%2FznSTZfAvVlXZa4OjTQzes3kADngQYA2vusD%2F5IA0erKOef52OJBo%2BC%2BlvW%2BEmZ68TClcrZ6xYwUEwm9ul1QY6sQHZ2FzdGFwDzgaG7mRszUXujm1uEciZkd7kTB4MyzK%2BNf3FnQ7S6wsKqeTiOIpCV2s28JQbg54c4Jqy5lstLeFnZ3MMWxPAiSnws%2BMuU%2Bq4hAhA55SpJekcyPb9yAr9y6oVWb4i%2FtVuS70VaeNti%2BE6MCd4%2Flelx5c%2FvMoYWFwk7VyGggJunacF061PrYsoClCzkEk7B2JXKnbJYPJihCv4tdgsRBB9T9TwPxiVK4F77QY%3D&amp;X-Amz-Algorithm=AWS4-HMAC-SHA256&amp;X-Amz-Date=20260915T202112Z&amp;X-Amz-SignedHeaders=host&amp;X-Amz-Credential=ASIAYZTTEKKE33FHFSA5%2F20260915%2Fus-east-1%2Fs3%2Faws4_request&amp;X-Amz-Expires=600&amp;X-Amz-Signature=db830776c40f0b3af8b95331f785851a77c44a39a186e57f085d1c108998dc43" TargetMode="External"/><Relationship Id="rId26" Type="http://schemas.openxmlformats.org/officeDocument/2006/relationships/hyperlink" Target="https://nrm.dfg.ca.gov/FileHandler.ashx?DocumentID=135302&amp;inline" TargetMode="External"/><Relationship Id="rId25" Type="http://schemas.openxmlformats.org/officeDocument/2006/relationships/hyperlink" Target="https://mavensnotebook.com/2025/06/19/notebook-feature-partnering-with-tribes-to-restore-a-delta-wetland-benefits-go-both-ways" TargetMode="External"/><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footer" Target="footer1.xml"/><Relationship Id="rId7" Type="http://schemas.openxmlformats.org/officeDocument/2006/relationships/styles" Target="styles.xml"/><Relationship Id="rId8" Type="http://schemas.openxmlformats.org/officeDocument/2006/relationships/hyperlink" Target="https://www.arcgis.com/itemdata/92d347a7683b26a11dab76ccf9a5cac2/2e48fc5dd7c84011bdf24020bea04797/Evaluation_Criteria_Ecocultural_Restoration%26Indigenuous_Use_TAC2.pdf?response-cache-control=max-age%3D0%2C%20s-maxage%3D600%2C%20v%3D1647373435000&amp;X-Amz-Security-Token=IQoJb3JpZ2luX2VjEB8aCXVzLWVhc3QtMSJGMEQCIDJ9Js4XF9b0f56HW6CvM3FuypLLyaSZuoyyqswNWw36AiBJzxeUqXwZ5EJGsLVTqPBCHO9IrMeI%2B5WPgwff1QUPNiq8BQjo%2F%2F%2F%2F%2F%2F%2F%2F%2F%2F8BEAAaDDYwNDc1ODEwMjY2NSIM2b8DatRcwa6GuB2CKpAFb%2BJRPVSdB1aE%2B5ETZtBvA60TzlX%2BuhLmH87TBb%2BZzCsfeIfesLmSgRKdORR1Co%2Fcj2WZj5b4UJEFhJgjGnWSMzot2MY53Ej%2FXI9T7MDiqc3wge0M%2BiCkJtG%2BxsAmPGhuEABXsTs%2FjxDMDcTjBw1g61rdTM7XSEYygnuw%2FhWi5C03RYrUiBEuCY2Xh7XgELIotvt9fdCXbNA4uYKj5EcRkngQxIh34HDni9iqxwvM9TLLA0Ldogm7rDS169Giu6mMKNukFBejegecBs5yd2MmgVOBQNI5hiW7gcWXLRsXNdxRw%2F9cI49O7R7Bp7VrGNuvGqZO5T9BFpjdFYoHRIJUWNic2zWY1kvRhVdB3VhXE5gARSChitE4Ir0LGuSvVTl8m%2BCr7%2Feman9Z9gIGPB2Ji1wIcCSMbMrbRxpABqQnIT00kRX5r8ASxj4ApPnovRaBOymzv7H%2BqCkXEdPrUKcr9I8hpbzQq%2FWsSrqv8QHEaN%2BG1Vmf5HrjqirmsqSHaXHDDpJ3TAnDiKoaln%2FGxZAAFr3TvvOEiG%2F1U5lNJ7NSUG8Zd6k%2BObnH9U7koz%2FvX3AU1VNwPeolHXvdOwaKOGNTMga5%2BbXBvS%2BMg9B1kxYj8MCSAXPxiSb2ClVTaro%2BtoVBqi%2Bf%2FsRqR7MCePD9DFdiGCrn%2BZfkwmmTxAoCsus0ISJDOWVklVu5hGwGO6sT7%2ByBE%2F9mCTaSc4IWMXRdWIh8xXPkLvoukwta52i%2BLjhnNo9PqJKiIRvY6%2F9wzvgB5Kky24dzEI1Ja3TgZJocE5JQ3UUOHjE0EdkZQH1px9GNeOYaA3FJGknanmPt5B1RXwYzmfUAtIp%2BSIh0ndkTWM%2F5uEd4cs9Y94k%2FMR07YiOnvvQwzoig1QY6sgHJ0Fq3i4FAN1jp9h%2FyQhaoV0NT90kFGpdPoFFiGGRGBPdmf8U9zU%2B6VJLikhAxDHRu%2FgzS8FWbnzXaKMRU6sMpxHMRhkGkma72YPZPO9s3DXUjxQa60GfNPbeR3qw22TFVE%2B1F0%2FEjpPd6IP5xUPx2J3GuuLplH125gpB1P1KA1aEwEB1fmq4TcwNCbmE%2B767n6sqx3qLc7Pzy1v2FzGVFuc0bnXlZxhgJ0QwGjRSRf%2Be3&amp;X-Amz-Algorithm=AWS4-HMAC-SHA256&amp;X-Amz-Date=20260914T155956Z&amp;X-Amz-SignedHeaders=host&amp;X-Amz-Credential=ASIAYZTTEKKEUW3DSUW7%2F20260914%2Fus-east-1%2Fs3%2Faws4_request&amp;X-Amz-Expires=600&amp;X-Amz-Signature=3a4b4becde018522315746d46e5f77b0231235ac6ab65399b36d359f8f521dff" TargetMode="External"/><Relationship Id="rId11" Type="http://schemas.openxmlformats.org/officeDocument/2006/relationships/hyperlink" Target="https://resources.ca.gov/-/media/CNRA-Website/Files/Initiatives/Tribal-Affairs/Tribal-Stewardship-Policy.pdf" TargetMode="External"/><Relationship Id="rId10" Type="http://schemas.openxmlformats.org/officeDocument/2006/relationships/image" Target="media/image1.jpg"/><Relationship Id="rId13" Type="http://schemas.openxmlformats.org/officeDocument/2006/relationships/hyperlink" Target="https://www.redbudresourcegroup.org/nativeperspectives-everydaylessons" TargetMode="External"/><Relationship Id="rId12" Type="http://schemas.openxmlformats.org/officeDocument/2006/relationships/hyperlink" Target="https://www.redbudresourcegroup.org/acorns-all-around-us" TargetMode="External"/><Relationship Id="rId15" Type="http://schemas.openxmlformats.org/officeDocument/2006/relationships/hyperlink" Target="https://www.redbudresourcegroup.org/weaving-the-future-intro" TargetMode="External"/><Relationship Id="rId14" Type="http://schemas.openxmlformats.org/officeDocument/2006/relationships/hyperlink" Target="https://www.redbudresourcegroup.org/healthy-ecosystems-feed-healthy-communities" TargetMode="External"/><Relationship Id="rId17" Type="http://schemas.openxmlformats.org/officeDocument/2006/relationships/hyperlink" Target="https://water.ca.gov/-/media/DWR-Website/Web-Pages/Programs/All-Programs/EcoRestore/EcoRestore-5YR-Fact-Sheet_ay20.pdf?la=en&amp;hash=BF60A28CC870C32351F807CC11D5C1E35BAC5461" TargetMode="External"/><Relationship Id="rId16" Type="http://schemas.openxmlformats.org/officeDocument/2006/relationships/hyperlink" Target="https://cawaterlibrary.net/wp-content/uploads/2019/07/Appendix-L-Measurable-Objectives-Development-Summary-of-Conservation-Needs-and-Scale-of-Restoration.pdf" TargetMode="External"/><Relationship Id="rId19" Type="http://schemas.openxmlformats.org/officeDocument/2006/relationships/hyperlink" Target="https://doi.org/10.5334/dsj-2020-043" TargetMode="External"/><Relationship Id="rId18" Type="http://schemas.openxmlformats.org/officeDocument/2006/relationships/hyperlink" Target="https://ceqanet.lci.ca.gov/20260407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