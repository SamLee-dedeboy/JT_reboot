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Proxima Nova" w:cs="Proxima Nova" w:eastAsia="Proxima Nova" w:hAnsi="Proxima Nova"/>
        </w:rPr>
      </w:pPr>
      <w:bookmarkStart w:colFirst="0" w:colLast="0" w:name="_9drpxizcpmva" w:id="0"/>
      <w:bookmarkEnd w:id="0"/>
      <w:r w:rsidDel="00000000" w:rsidR="00000000" w:rsidRPr="00000000">
        <w:rPr>
          <w:rFonts w:ascii="Proxima Nova" w:cs="Proxima Nova" w:eastAsia="Proxima Nova" w:hAnsi="Proxima Nova"/>
          <w:rtl w:val="0"/>
        </w:rPr>
        <w:t xml:space="preserve">The Story Behind the Criterion:</w:t>
      </w:r>
    </w:p>
    <w:p w:rsidR="00000000" w:rsidDel="00000000" w:rsidP="00000000" w:rsidRDefault="00000000" w:rsidRPr="00000000" w14:paraId="00000002">
      <w:pPr>
        <w:pStyle w:val="Title"/>
        <w:rPr>
          <w:rFonts w:ascii="Proxima Nova" w:cs="Proxima Nova" w:eastAsia="Proxima Nova" w:hAnsi="Proxima Nova"/>
        </w:rPr>
      </w:pPr>
      <w:bookmarkStart w:colFirst="0" w:colLast="0" w:name="_2yl9ikqnmbf6" w:id="1"/>
      <w:bookmarkEnd w:id="1"/>
      <w:r w:rsidDel="00000000" w:rsidR="00000000" w:rsidRPr="00000000">
        <w:rPr>
          <w:rFonts w:ascii="Proxima Nova" w:cs="Proxima Nova" w:eastAsia="Proxima Nova" w:hAnsi="Proxima Nova"/>
          <w:rtl w:val="0"/>
        </w:rPr>
        <w:t xml:space="preserve">Environmental Justice</w:t>
      </w:r>
    </w:p>
    <w:p w:rsidR="00000000" w:rsidDel="00000000" w:rsidP="00000000" w:rsidRDefault="00000000" w:rsidRPr="00000000" w14:paraId="00000003">
      <w:pPr>
        <w:pStyle w:val="Title"/>
        <w:rPr>
          <w:rFonts w:ascii="Proxima Nova" w:cs="Proxima Nova" w:eastAsia="Proxima Nova" w:hAnsi="Proxima Nova"/>
        </w:rPr>
      </w:pPr>
      <w:bookmarkStart w:colFirst="0" w:colLast="0" w:name="_7ny3zuyujtqf" w:id="2"/>
      <w:bookmarkEnd w:id="2"/>
      <w:r w:rsidDel="00000000" w:rsidR="00000000" w:rsidRPr="00000000">
        <w:rPr>
          <w:rFonts w:ascii="Proxima Nova" w:cs="Proxima Nova" w:eastAsia="Proxima Nova" w:hAnsi="Proxima Nova"/>
          <w:rtl w:val="0"/>
        </w:rPr>
        <w:t xml:space="preserve">&amp;</w:t>
      </w:r>
    </w:p>
    <w:p w:rsidR="00000000" w:rsidDel="00000000" w:rsidP="00000000" w:rsidRDefault="00000000" w:rsidRPr="00000000" w14:paraId="00000004">
      <w:pPr>
        <w:pStyle w:val="Title"/>
        <w:rPr>
          <w:rFonts w:ascii="Proxima Nova" w:cs="Proxima Nova" w:eastAsia="Proxima Nova" w:hAnsi="Proxima Nova"/>
        </w:rPr>
      </w:pPr>
      <w:bookmarkStart w:colFirst="0" w:colLast="0" w:name="_ba6u7llvn2il" w:id="3"/>
      <w:bookmarkEnd w:id="3"/>
      <w:r w:rsidDel="00000000" w:rsidR="00000000" w:rsidRPr="00000000">
        <w:rPr>
          <w:rFonts w:ascii="Proxima Nova" w:cs="Proxima Nova" w:eastAsia="Proxima Nova" w:hAnsi="Proxima Nova"/>
          <w:rtl w:val="0"/>
        </w:rPr>
        <w:t xml:space="preserve">Vulnerable Communities</w:t>
      </w:r>
      <w:r w:rsidDel="00000000" w:rsidR="00000000" w:rsidRPr="00000000">
        <w:rPr>
          <w:rtl w:val="0"/>
        </w:rPr>
      </w:r>
    </w:p>
    <w:p w:rsidR="00000000" w:rsidDel="00000000" w:rsidP="00000000" w:rsidRDefault="00000000" w:rsidRPr="00000000" w14:paraId="0000000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7">
      <w:pPr>
        <w:jc w:val="cente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8">
      <w:pPr>
        <w:pStyle w:val="Subtitle"/>
        <w:rPr>
          <w:rFonts w:ascii="Proxima Nova" w:cs="Proxima Nova" w:eastAsia="Proxima Nova" w:hAnsi="Proxima Nova"/>
        </w:rPr>
      </w:pPr>
      <w:bookmarkStart w:colFirst="0" w:colLast="0" w:name="_js0n1a6dft33" w:id="4"/>
      <w:bookmarkEnd w:id="4"/>
      <w:r w:rsidDel="00000000" w:rsidR="00000000" w:rsidRPr="00000000">
        <w:rPr>
          <w:rFonts w:ascii="Proxima Nova" w:cs="Proxima Nova" w:eastAsia="Proxima Nova" w:hAnsi="Proxima Nova"/>
          <w:rtl w:val="0"/>
        </w:rPr>
        <w:t xml:space="preserve">Just Transitions in the Delta: Drought, Sea-Level Rise, and Salinity</w:t>
      </w:r>
    </w:p>
    <w:p w:rsidR="00000000" w:rsidDel="00000000" w:rsidP="00000000" w:rsidRDefault="00000000" w:rsidRPr="00000000" w14:paraId="00000009">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University of California Multicampus Research Programs and Initiatives</w:t>
      </w:r>
    </w:p>
    <w:p w:rsidR="00000000" w:rsidDel="00000000" w:rsidP="00000000" w:rsidRDefault="00000000" w:rsidRPr="00000000" w14:paraId="0000000A">
      <w:pPr>
        <w:jc w:val="cente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B">
      <w:pPr>
        <w:jc w:val="cente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C">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Prepared by</w:t>
      </w:r>
    </w:p>
    <w:p w:rsidR="00000000" w:rsidDel="00000000" w:rsidP="00000000" w:rsidRDefault="00000000" w:rsidRPr="00000000" w14:paraId="0000000D">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Dr. Ashley N. DePew</w:t>
      </w:r>
    </w:p>
    <w:p w:rsidR="00000000" w:rsidDel="00000000" w:rsidP="00000000" w:rsidRDefault="00000000" w:rsidRPr="00000000" w14:paraId="0000000E">
      <w:pPr>
        <w:jc w:val="cente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F">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University of California, Davis</w:t>
      </w:r>
    </w:p>
    <w:p w:rsidR="00000000" w:rsidDel="00000000" w:rsidP="00000000" w:rsidRDefault="00000000" w:rsidRPr="00000000" w14:paraId="00000010">
      <w:pPr>
        <w:jc w:val="center"/>
        <w:rPr>
          <w:rFonts w:ascii="Proxima Nova" w:cs="Proxima Nova" w:eastAsia="Proxima Nova" w:hAnsi="Proxima Nova"/>
        </w:rPr>
      </w:pPr>
      <w:r w:rsidDel="00000000" w:rsidR="00000000" w:rsidRPr="00000000">
        <w:rPr>
          <w:rtl w:val="0"/>
        </w:rPr>
        <w:t xml:space="preserve">September</w:t>
      </w:r>
      <w:r w:rsidDel="00000000" w:rsidR="00000000" w:rsidRPr="00000000">
        <w:rPr>
          <w:rFonts w:ascii="Proxima Nova" w:cs="Proxima Nova" w:eastAsia="Proxima Nova" w:hAnsi="Proxima Nova"/>
          <w:rtl w:val="0"/>
        </w:rPr>
        <w:t xml:space="preserve">, 2026</w:t>
      </w:r>
    </w:p>
    <w:p w:rsidR="00000000" w:rsidDel="00000000" w:rsidP="00000000" w:rsidRDefault="00000000" w:rsidRPr="00000000" w14:paraId="00000011">
      <w:pPr>
        <w:jc w:val="cente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br w:type="page"/>
      </w:r>
      <w:r w:rsidDel="00000000" w:rsidR="00000000" w:rsidRPr="00000000">
        <w:rPr>
          <w:rtl w:val="0"/>
        </w:rPr>
      </w:r>
    </w:p>
    <w:sdt>
      <w:sdtPr>
        <w:id w:val="1452854362"/>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autafs3zsv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What is the criterion: environmental justice &amp; vulnerable communities?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j92v8wr4l1v">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Definitions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o92mt7fgqs">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Vulnerability Classifications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eb6hgqua5sd">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Why does this criterion matter?</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mm9cqggl1eq">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How was this criterion constructed?</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ugh84gnbzgt">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Background</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g1stpogkn12">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Alignment</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d9mot9dygch">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What are the components of this criterion?</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km87q5a6i80">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Final Metrics</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z2m2ynqqrw3">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Metric: Salinity Impacts to in-Delta Drinking Water</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xaww8bintkq">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Location of Measurement</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doagtfdvnx1">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Vulnerability Classification</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doypb7qj4k">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List of Points by Vulnerability Classification: Adaptation Scenarios</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tc58jfquc5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Moderate Vulnerability</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0wff9p36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High Vulnerability</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03w4zo5bs8n">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Highest Vulnerability</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gicli7q5n3d">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List of Point Locations by Vulnerability Classification: Tiered Outflow Analysis</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9nlfrtydidg">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Moderate Vulnerability</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h3h77as5xw8">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High Vulnerability</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3n0acethbq2">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Highest Vulnerability</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iwxj0dfec">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Methods</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6o0jnx1j8x6">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Results</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6yy0l55cpuq">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Tiered Outflow Analysis</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9a3fh1tws51">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Total Run, October 1, 2020 - January 1, 2022</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rvbn1mjit7d">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Seasonality: Wet vs. Dry</w:t>
              <w:tab/>
              <w:t xml:space="preserve">19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hgexmprax82">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Adaptation Scenario Analysis</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pbhq5k6sssq">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Total Run, October 1, 2018 - December 1, 2020</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zcknexvf0uu">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Seasonality: Wet vs. Dry</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d53d85mpv35">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Adaptation Scenarios: Full Salinity Field</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2cc0o60f8t3">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Metric: Flood Risk</w:t>
              <w:tab/>
              <w:t xml:space="preserve">23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9rd5vtb41o9">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Location of Measurement</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0wl3m36g40b">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Methods</w:t>
              <w:tab/>
              <w:t xml:space="preserve">23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4p9wswno1z">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Results</w:t>
              <w:tab/>
              <w:t xml:space="preserve">23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pfimshidd1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Metric: Water Age and Temperature</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8dcyaid1c8">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Location of Measurement</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fcckebc2yke">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Methods</w:t>
              <w:tab/>
              <w:t xml:space="preserve">25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zvzot9jlxky">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Results</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tqgipfjhfic">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Comparative Scenario Performance Ranking</w:t>
              <w:tab/>
              <w:t xml:space="preserve">31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nbgi9aff329">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Metric: Salinity Impacts to in-Delta Drinking Water</w:t>
              <w:tab/>
              <w:t xml:space="preserve">31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n9pbbcmpg0d">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Overall, Total Run</w:t>
              <w:tab/>
              <w:t xml:space="preserve">31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85puw981rox">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Tiered Outflow Analysis</w:t>
              <w:tab/>
              <w:t xml:space="preserve">31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0ck3wiq9bep">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Adaptation Scenario Analysis</w:t>
              <w:tab/>
              <w:t xml:space="preserve">34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oci93j1wlft">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Seasonal Analysis</w:t>
              <w:tab/>
              <w:t xml:space="preserve">37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svhga4o31f">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Tiered Outflow Analysis</w:t>
              <w:tab/>
              <w:t xml:space="preserve">37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4kxidcmlf7h">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Adaptation Scenario Analysis</w:t>
              <w:tab/>
              <w:t xml:space="preserve">40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w9pnce0prlz">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Metric: Flood Risk</w:t>
              <w:tab/>
              <w:t xml:space="preserve">43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s3ab4zcicl7">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Metric: Water Age and Temperature</w:t>
              <w:tab/>
              <w:t xml:space="preserve">44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ofxvj8s6jzf">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Overall Comparative Scenario Performance</w:t>
              <w:tab/>
              <w:t xml:space="preserve">46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bf3jics5nd5">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Tiered Outflow Scenarios Comparison</w:t>
              <w:tab/>
              <w:t xml:space="preserve">47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7pattbwcmtk">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Adaptation Scenarios Comparison</w:t>
              <w:tab/>
              <w:t xml:space="preserve">48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p26htmed4tk">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Bolster and Fortify</w:t>
              <w:tab/>
              <w:t xml:space="preserve">48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l0wkf9uvn">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Eco Machine</w:t>
              <w:tab/>
              <w:t xml:space="preserve">49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4hychaqm8q">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New Green Watershed</w:t>
              <w:tab/>
              <w:t xml:space="preserve">49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j1mjwfdtsqm">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Calling on Reserves</w:t>
              <w:tab/>
              <w:t xml:space="preserve">50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xoubdxsh4hb">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A Tunnel</w:t>
              <w:tab/>
              <w:t xml:space="preserve">51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q9undfsn1nb">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References</w:t>
              <w:tab/>
              <w:t xml:space="preserve">52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p49i9vwiyb1">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Appendix A</w:t>
              <w:tab/>
              <w:t xml:space="preserve">53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154s8tmn4lf">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Priority: Water Quantity and Quality</w:t>
              <w:tab/>
              <w:t xml:space="preserve">53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nvpvea40w8">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Priority: Community and Recreation</w:t>
              <w:tab/>
              <w:t xml:space="preserve">54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hoij62856j9">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Priority: Flood Risk</w:t>
              <w:tab/>
              <w:t xml:space="preserve">54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rrz5no4vwap">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Priority: Ecological Restoration and Recovery</w:t>
              <w:tab/>
              <w:t xml:space="preserve">55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x0wdm513mss">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Priority: Ecocultural Restoration and Indigenous Sovereignty</w:t>
              <w:tab/>
              <w:t xml:space="preserve">55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xv41zdv0btj">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Priority: Sustainable Economy and Economic Transitions</w:t>
              <w:tab/>
              <w:t xml:space="preserve">55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jc w:val="center"/>
        <w:rPr/>
      </w:pPr>
      <w:r w:rsidDel="00000000" w:rsidR="00000000" w:rsidRPr="00000000">
        <w:rPr>
          <w:rtl w:val="0"/>
        </w:rPr>
      </w:r>
    </w:p>
    <w:p w:rsidR="00000000" w:rsidDel="00000000" w:rsidP="00000000" w:rsidRDefault="00000000" w:rsidRPr="00000000" w14:paraId="00000053">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rPr>
          <w:rFonts w:ascii="Proxima Nova" w:cs="Proxima Nova" w:eastAsia="Proxima Nova" w:hAnsi="Proxima Nova"/>
        </w:rPr>
      </w:pPr>
      <w:bookmarkStart w:colFirst="0" w:colLast="0" w:name="_oautafs3zsvr" w:id="5"/>
      <w:bookmarkEnd w:id="5"/>
      <w:r w:rsidDel="00000000" w:rsidR="00000000" w:rsidRPr="00000000">
        <w:rPr>
          <w:rFonts w:ascii="Proxima Nova" w:cs="Proxima Nova" w:eastAsia="Proxima Nova" w:hAnsi="Proxima Nova"/>
          <w:rtl w:val="0"/>
        </w:rPr>
        <w:t xml:space="preserve">What is the criterion: environmental justice &amp; vulnerable communities?</w:t>
      </w:r>
    </w:p>
    <w:p w:rsidR="00000000" w:rsidDel="00000000" w:rsidP="00000000" w:rsidRDefault="00000000" w:rsidRPr="00000000" w14:paraId="00000055">
      <w:pPr>
        <w:pStyle w:val="Heading2"/>
        <w:rPr>
          <w:rFonts w:ascii="Proxima Nova" w:cs="Proxima Nova" w:eastAsia="Proxima Nova" w:hAnsi="Proxima Nova"/>
        </w:rPr>
      </w:pPr>
      <w:bookmarkStart w:colFirst="0" w:colLast="0" w:name="_1j92v8wr4l1v" w:id="6"/>
      <w:bookmarkEnd w:id="6"/>
      <w:r w:rsidDel="00000000" w:rsidR="00000000" w:rsidRPr="00000000">
        <w:rPr>
          <w:rFonts w:ascii="Proxima Nova" w:cs="Proxima Nova" w:eastAsia="Proxima Nova" w:hAnsi="Proxima Nova"/>
          <w:rtl w:val="0"/>
        </w:rPr>
        <w:t xml:space="preserve">Definitions</w:t>
      </w:r>
    </w:p>
    <w:p w:rsidR="00000000" w:rsidDel="00000000" w:rsidP="00000000" w:rsidRDefault="00000000" w:rsidRPr="00000000" w14:paraId="00000056">
      <w:pPr>
        <w:rPr>
          <w:rFonts w:ascii="Proxima Nova" w:cs="Proxima Nova" w:eastAsia="Proxima Nova" w:hAnsi="Proxima Nova"/>
        </w:rPr>
      </w:pPr>
      <w:r w:rsidDel="00000000" w:rsidR="00000000" w:rsidRPr="00000000">
        <w:rPr>
          <w:rtl w:val="0"/>
        </w:rPr>
        <w:t xml:space="preserve">J</w:t>
      </w:r>
      <w:r w:rsidDel="00000000" w:rsidR="00000000" w:rsidRPr="00000000">
        <w:rPr>
          <w:rFonts w:ascii="Proxima Nova" w:cs="Proxima Nova" w:eastAsia="Proxima Nova" w:hAnsi="Proxima Nova"/>
          <w:rtl w:val="0"/>
        </w:rPr>
        <w:t xml:space="preserve">ust transition</w:t>
      </w:r>
      <w:r w:rsidDel="00000000" w:rsidR="00000000" w:rsidRPr="00000000">
        <w:rPr>
          <w:rtl w:val="0"/>
        </w:rPr>
        <w:t xml:space="preserve">s has been defined as </w:t>
      </w:r>
      <w:r w:rsidDel="00000000" w:rsidR="00000000" w:rsidRPr="00000000">
        <w:rPr>
          <w:rFonts w:ascii="Proxima Nova" w:cs="Proxima Nova" w:eastAsia="Proxima Nova" w:hAnsi="Proxima Nova"/>
          <w:rtl w:val="0"/>
        </w:rPr>
        <w:t xml:space="preserve">"ensuring that no one is left behind or pushed behind in the transition to low-carbon and environmentally sustainable economies and societies" (Committee for Development Policy, 2023, p. 1). Th</w:t>
      </w:r>
      <w:r w:rsidDel="00000000" w:rsidR="00000000" w:rsidRPr="00000000">
        <w:rPr>
          <w:rtl w:val="0"/>
        </w:rPr>
        <w:t xml:space="preserve">is </w:t>
      </w:r>
      <w:r w:rsidDel="00000000" w:rsidR="00000000" w:rsidRPr="00000000">
        <w:rPr>
          <w:rtl w:val="0"/>
        </w:rPr>
        <w:t xml:space="preserve">environmental justice &amp; vulnerable communities </w:t>
      </w:r>
      <w:r w:rsidDel="00000000" w:rsidR="00000000" w:rsidRPr="00000000">
        <w:rPr>
          <w:rtl w:val="0"/>
        </w:rPr>
        <w:t xml:space="preserve">c</w:t>
      </w:r>
      <w:r w:rsidDel="00000000" w:rsidR="00000000" w:rsidRPr="00000000">
        <w:rPr>
          <w:rFonts w:ascii="Proxima Nova" w:cs="Proxima Nova" w:eastAsia="Proxima Nova" w:hAnsi="Proxima Nova"/>
          <w:rtl w:val="0"/>
        </w:rPr>
        <w:t xml:space="preserve">riterion seeks to understand the future adaptation scenarios under consideration through a lens that safeguards against the underrepresentation or exclusion of any groups as climate adaptation planning faces transitions.</w:t>
      </w:r>
    </w:p>
    <w:p w:rsidR="00000000" w:rsidDel="00000000" w:rsidP="00000000" w:rsidRDefault="00000000" w:rsidRPr="00000000" w14:paraId="0000005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8">
      <w:pPr>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Environmental justice (EJ) is "the fa</w:t>
      </w:r>
      <w:r w:rsidDel="00000000" w:rsidR="00000000" w:rsidRPr="00000000">
        <w:rPr>
          <w:rFonts w:ascii="Proxima Nova" w:cs="Proxima Nova" w:eastAsia="Proxima Nova" w:hAnsi="Proxima Nova"/>
          <w:sz w:val="24"/>
          <w:szCs w:val="24"/>
          <w:rtl w:val="0"/>
        </w:rPr>
        <w:t xml:space="preserve">ir treatment and meaningful involvement of all people, regardless of race, culture, national origin, or income, in the development, adoption, implementation, and enforcement of environmental laws, regulations, and policies" (</w:t>
      </w:r>
      <w:hyperlink r:id="rId11">
        <w:r w:rsidDel="00000000" w:rsidR="00000000" w:rsidRPr="00000000">
          <w:rPr>
            <w:rFonts w:ascii="Proxima Nova" w:cs="Proxima Nova" w:eastAsia="Proxima Nova" w:hAnsi="Proxima Nova"/>
            <w:color w:val="1155cc"/>
            <w:sz w:val="24"/>
            <w:szCs w:val="24"/>
            <w:u w:val="single"/>
            <w:rtl w:val="0"/>
          </w:rPr>
          <w:t xml:space="preserve">Delta Stewardship Council, n.d.</w:t>
        </w:r>
      </w:hyperlink>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59">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A">
      <w:pPr>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This criterion addresses EJ through the lens of vulnerable communities. Vulnerability is defined by Delta Adapts as "the intersection of </w:t>
      </w:r>
      <w:r w:rsidDel="00000000" w:rsidR="00000000" w:rsidRPr="00000000">
        <w:rPr>
          <w:rFonts w:ascii="Proxima Nova" w:cs="Proxima Nova" w:eastAsia="Proxima Nova" w:hAnsi="Proxima Nova"/>
          <w:b w:val="1"/>
          <w:bCs w:val="1"/>
          <w:sz w:val="24"/>
          <w:szCs w:val="24"/>
          <w:rtl w:val="0"/>
        </w:rPr>
        <w:t xml:space="preserve">exposure</w:t>
      </w:r>
      <w:r w:rsidDel="00000000" w:rsidR="00000000" w:rsidRPr="00000000">
        <w:rPr>
          <w:rFonts w:ascii="Proxima Nova" w:cs="Proxima Nova" w:eastAsia="Proxima Nova" w:hAnsi="Proxima Nova"/>
          <w:sz w:val="24"/>
          <w:szCs w:val="24"/>
          <w:rtl w:val="0"/>
        </w:rPr>
        <w:t xml:space="preserve"> to climate hazards, </w:t>
      </w:r>
      <w:r w:rsidDel="00000000" w:rsidR="00000000" w:rsidRPr="00000000">
        <w:rPr>
          <w:rFonts w:ascii="Proxima Nova" w:cs="Proxima Nova" w:eastAsia="Proxima Nova" w:hAnsi="Proxima Nova"/>
          <w:b w:val="1"/>
          <w:bCs w:val="1"/>
          <w:sz w:val="24"/>
          <w:szCs w:val="24"/>
          <w:rtl w:val="0"/>
        </w:rPr>
        <w:t xml:space="preserve">sensitivity</w:t>
      </w:r>
      <w:r w:rsidDel="00000000" w:rsidR="00000000" w:rsidRPr="00000000">
        <w:rPr>
          <w:rFonts w:ascii="Proxima Nova" w:cs="Proxima Nova" w:eastAsia="Proxima Nova" w:hAnsi="Proxima Nova"/>
          <w:sz w:val="24"/>
          <w:szCs w:val="24"/>
          <w:rtl w:val="0"/>
        </w:rPr>
        <w:t xml:space="preserve"> to those hazards, and </w:t>
      </w:r>
      <w:r w:rsidDel="00000000" w:rsidR="00000000" w:rsidRPr="00000000">
        <w:rPr>
          <w:rFonts w:ascii="Proxima Nova" w:cs="Proxima Nova" w:eastAsia="Proxima Nova" w:hAnsi="Proxima Nova"/>
          <w:b w:val="1"/>
          <w:bCs w:val="1"/>
          <w:sz w:val="24"/>
          <w:szCs w:val="24"/>
          <w:rtl w:val="0"/>
        </w:rPr>
        <w:t xml:space="preserve">adaptive capacity</w:t>
      </w:r>
      <w:r w:rsidDel="00000000" w:rsidR="00000000" w:rsidRPr="00000000">
        <w:rPr>
          <w:rFonts w:ascii="Proxima Nova" w:cs="Proxima Nova" w:eastAsia="Proxima Nova" w:hAnsi="Proxima Nova"/>
          <w:sz w:val="24"/>
          <w:szCs w:val="24"/>
          <w:rtl w:val="0"/>
        </w:rPr>
        <w:t xml:space="preserve">, or the ability to recover from and adapt to climate hazards. Delta Adapts identifies the communities with the highest social vulnerability to climate hazards, meaning the communities with high sensitivity and low adaptive capacity to flooding, extreme heat, and wildfire" (</w:t>
      </w:r>
      <w:hyperlink r:id="rId12">
        <w:r w:rsidDel="00000000" w:rsidR="00000000" w:rsidRPr="00000000">
          <w:rPr>
            <w:rFonts w:ascii="Proxima Nova" w:cs="Proxima Nova" w:eastAsia="Proxima Nova" w:hAnsi="Proxima Nova"/>
            <w:color w:val="1155cc"/>
            <w:sz w:val="24"/>
            <w:szCs w:val="24"/>
            <w:u w:val="single"/>
            <w:rtl w:val="0"/>
          </w:rPr>
          <w:t xml:space="preserve">Delta Stewardship Council, 2021, p. xi</w:t>
        </w:r>
      </w:hyperlink>
      <w:r w:rsidDel="00000000" w:rsidR="00000000" w:rsidRPr="00000000">
        <w:rPr>
          <w:rFonts w:ascii="Proxima Nova" w:cs="Proxima Nova" w:eastAsia="Proxima Nova" w:hAnsi="Proxima Nova"/>
          <w:sz w:val="24"/>
          <w:szCs w:val="24"/>
          <w:rtl w:val="0"/>
        </w:rPr>
        <w:t xml:space="preserve">).</w:t>
      </w:r>
      <w:r w:rsidDel="00000000" w:rsidR="00000000" w:rsidRPr="00000000">
        <w:rPr>
          <w:rtl w:val="0"/>
        </w:rPr>
      </w:r>
    </w:p>
    <w:p w:rsidR="00000000" w:rsidDel="00000000" w:rsidP="00000000" w:rsidRDefault="00000000" w:rsidRPr="00000000" w14:paraId="0000005B">
      <w:pPr>
        <w:pStyle w:val="Heading3"/>
        <w:rPr>
          <w:rFonts w:ascii="Proxima Nova" w:cs="Proxima Nova" w:eastAsia="Proxima Nova" w:hAnsi="Proxima Nova"/>
        </w:rPr>
      </w:pPr>
      <w:bookmarkStart w:colFirst="0" w:colLast="0" w:name="_7zo92mt7fgqs" w:id="7"/>
      <w:bookmarkEnd w:id="7"/>
      <w:r w:rsidDel="00000000" w:rsidR="00000000" w:rsidRPr="00000000">
        <w:rPr>
          <w:rFonts w:ascii="Proxima Nova" w:cs="Proxima Nova" w:eastAsia="Proxima Nova" w:hAnsi="Proxima Nova"/>
          <w:rtl w:val="0"/>
        </w:rPr>
        <w:t xml:space="preserve">Vulnerability Classifications</w:t>
      </w:r>
    </w:p>
    <w:p w:rsidR="00000000" w:rsidDel="00000000" w:rsidP="00000000" w:rsidRDefault="00000000" w:rsidRPr="00000000" w14:paraId="0000005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Vulnerability classifications for Delta communities were obtained from the Delta Stewardship Council's Vulnerability to Climate Change in the Delta interactive map (</w:t>
      </w:r>
      <w:hyperlink r:id="rId13">
        <w:r w:rsidDel="00000000" w:rsidR="00000000" w:rsidRPr="00000000">
          <w:rPr>
            <w:rFonts w:ascii="Proxima Nova" w:cs="Proxima Nova" w:eastAsia="Proxima Nova" w:hAnsi="Proxima Nova"/>
            <w:color w:val="1155cc"/>
            <w:u w:val="single"/>
            <w:rtl w:val="0"/>
          </w:rPr>
          <w:t xml:space="preserve">Delta Stewardship Council, 2020</w:t>
        </w:r>
      </w:hyperlink>
      <w:r w:rsidDel="00000000" w:rsidR="00000000" w:rsidRPr="00000000">
        <w:rPr>
          <w:rFonts w:ascii="Proxima Nova" w:cs="Proxima Nova" w:eastAsia="Proxima Nova" w:hAnsi="Proxima Nova"/>
          <w:rtl w:val="0"/>
        </w:rPr>
        <w:t xml:space="preserve">). Categories of vulnerability included in this tool are Moderate, High, or Highest, based on weighting of 14 indicators (</w:t>
      </w:r>
      <w:hyperlink r:id="rId14">
        <w:r w:rsidDel="00000000" w:rsidR="00000000" w:rsidRPr="00000000">
          <w:rPr>
            <w:rFonts w:ascii="Proxima Nova" w:cs="Proxima Nova" w:eastAsia="Proxima Nova" w:hAnsi="Proxima Nova"/>
            <w:color w:val="1155cc"/>
            <w:u w:val="single"/>
            <w:rtl w:val="0"/>
          </w:rPr>
          <w:t xml:space="preserve">Delta Stewardship Council, 2020</w:t>
        </w:r>
      </w:hyperlink>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5D">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Children</w:t>
      </w:r>
    </w:p>
    <w:p w:rsidR="00000000" w:rsidDel="00000000" w:rsidP="00000000" w:rsidRDefault="00000000" w:rsidRPr="00000000" w14:paraId="0000005E">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Disability</w:t>
      </w:r>
    </w:p>
    <w:p w:rsidR="00000000" w:rsidDel="00000000" w:rsidP="00000000" w:rsidRDefault="00000000" w:rsidRPr="00000000" w14:paraId="0000005F">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Educational attainment</w:t>
      </w:r>
    </w:p>
    <w:p w:rsidR="00000000" w:rsidDel="00000000" w:rsidP="00000000" w:rsidRDefault="00000000" w:rsidRPr="00000000" w14:paraId="00000060">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Linguistic isolation</w:t>
      </w:r>
    </w:p>
    <w:p w:rsidR="00000000" w:rsidDel="00000000" w:rsidP="00000000" w:rsidRDefault="00000000" w:rsidRPr="00000000" w14:paraId="00000061">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Older adults living alone</w:t>
      </w:r>
    </w:p>
    <w:p w:rsidR="00000000" w:rsidDel="00000000" w:rsidP="00000000" w:rsidRDefault="00000000" w:rsidRPr="00000000" w14:paraId="00000062">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Poverty</w:t>
      </w:r>
    </w:p>
    <w:p w:rsidR="00000000" w:rsidDel="00000000" w:rsidP="00000000" w:rsidRDefault="00000000" w:rsidRPr="00000000" w14:paraId="00000063">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Race and ethnicity</w:t>
      </w:r>
    </w:p>
    <w:p w:rsidR="00000000" w:rsidDel="00000000" w:rsidP="00000000" w:rsidRDefault="00000000" w:rsidRPr="00000000" w14:paraId="00000064">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Renters</w:t>
      </w:r>
    </w:p>
    <w:p w:rsidR="00000000" w:rsidDel="00000000" w:rsidP="00000000" w:rsidRDefault="00000000" w:rsidRPr="00000000" w14:paraId="00000065">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Vehicle access</w:t>
      </w:r>
    </w:p>
    <w:p w:rsidR="00000000" w:rsidDel="00000000" w:rsidP="00000000" w:rsidRDefault="00000000" w:rsidRPr="00000000" w14:paraId="00000066">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Health insurance</w:t>
      </w:r>
    </w:p>
    <w:p w:rsidR="00000000" w:rsidDel="00000000" w:rsidP="00000000" w:rsidRDefault="00000000" w:rsidRPr="00000000" w14:paraId="00000067">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Asthma</w:t>
      </w:r>
    </w:p>
    <w:p w:rsidR="00000000" w:rsidDel="00000000" w:rsidP="00000000" w:rsidRDefault="00000000" w:rsidRPr="00000000" w14:paraId="00000068">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Cardiovascular disease</w:t>
      </w:r>
    </w:p>
    <w:p w:rsidR="00000000" w:rsidDel="00000000" w:rsidP="00000000" w:rsidRDefault="00000000" w:rsidRPr="00000000" w14:paraId="00000069">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Low birth weight</w:t>
      </w:r>
    </w:p>
    <w:p w:rsidR="00000000" w:rsidDel="00000000" w:rsidP="00000000" w:rsidRDefault="00000000" w:rsidRPr="00000000" w14:paraId="0000006A">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Food insecurity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It is important to note that the lowest vulnerability classification across the Delta is "Moderate" - and thus </w:t>
      </w:r>
      <w:r w:rsidDel="00000000" w:rsidR="00000000" w:rsidRPr="00000000">
        <w:rPr>
          <w:b w:val="1"/>
          <w:bCs w:val="1"/>
          <w:rtl w:val="0"/>
        </w:rPr>
        <w:t xml:space="preserve">all</w:t>
      </w:r>
      <w:r w:rsidDel="00000000" w:rsidR="00000000" w:rsidRPr="00000000">
        <w:rPr>
          <w:rFonts w:ascii="Proxima Nova" w:cs="Proxima Nova" w:eastAsia="Proxima Nova" w:hAnsi="Proxima Nova"/>
          <w:rtl w:val="0"/>
        </w:rPr>
        <w:t xml:space="preserve"> Delta communities are considered vulnerable communities </w:t>
      </w:r>
      <w:r w:rsidDel="00000000" w:rsidR="00000000" w:rsidRPr="00000000">
        <w:rPr>
          <w:rtl w:val="0"/>
        </w:rPr>
        <w:t xml:space="preserve">in </w:t>
      </w:r>
      <w:r w:rsidDel="00000000" w:rsidR="00000000" w:rsidRPr="00000000">
        <w:rPr>
          <w:rFonts w:ascii="Proxima Nova" w:cs="Proxima Nova" w:eastAsia="Proxima Nova" w:hAnsi="Proxima Nova"/>
          <w:rtl w:val="0"/>
        </w:rPr>
        <w:t xml:space="preserve">varying degrees.</w:t>
      </w:r>
    </w:p>
    <w:p w:rsidR="00000000" w:rsidDel="00000000" w:rsidP="00000000" w:rsidRDefault="00000000" w:rsidRPr="00000000" w14:paraId="0000006D">
      <w:pPr>
        <w:pStyle w:val="Heading1"/>
        <w:rPr>
          <w:rFonts w:ascii="Proxima Nova" w:cs="Proxima Nova" w:eastAsia="Proxima Nova" w:hAnsi="Proxima Nova"/>
        </w:rPr>
      </w:pPr>
      <w:bookmarkStart w:colFirst="0" w:colLast="0" w:name="_seb6hgqua5sd" w:id="8"/>
      <w:bookmarkEnd w:id="8"/>
      <w:r w:rsidDel="00000000" w:rsidR="00000000" w:rsidRPr="00000000">
        <w:rPr>
          <w:rFonts w:ascii="Proxima Nova" w:cs="Proxima Nova" w:eastAsia="Proxima Nova" w:hAnsi="Proxima Nova"/>
          <w:rtl w:val="0"/>
        </w:rPr>
        <w:t xml:space="preserve">Why does this criterion matter?</w:t>
      </w:r>
    </w:p>
    <w:p w:rsidR="00000000" w:rsidDel="00000000" w:rsidP="00000000" w:rsidRDefault="00000000" w:rsidRPr="00000000" w14:paraId="0000006E">
      <w:pPr>
        <w:rPr>
          <w:b w:val="1"/>
          <w:bCs w:val="1"/>
        </w:rPr>
      </w:pPr>
      <w:r w:rsidDel="00000000" w:rsidR="00000000" w:rsidRPr="00000000">
        <w:rPr>
          <w:b w:val="1"/>
          <w:bCs w:val="1"/>
          <w:rtl w:val="0"/>
        </w:rPr>
        <w:t xml:space="preserve">82.6% of Just Transitions interviewees think decision-making processes in the Delta are </w:t>
      </w:r>
      <w:r w:rsidDel="00000000" w:rsidR="00000000" w:rsidRPr="00000000">
        <w:rPr>
          <w:b w:val="1"/>
          <w:bCs w:val="1"/>
          <w:color w:val="ff0000"/>
          <w:rtl w:val="0"/>
        </w:rPr>
        <w:t xml:space="preserve">not</w:t>
      </w:r>
      <w:r w:rsidDel="00000000" w:rsidR="00000000" w:rsidRPr="00000000">
        <w:rPr>
          <w:b w:val="1"/>
          <w:bCs w:val="1"/>
          <w:rtl w:val="0"/>
        </w:rPr>
        <w:t xml:space="preserve"> equitable and fair.</w:t>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Only 8.7% said decision-making is equitable and fair.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8.7% were unsure.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Citing power dynamic discrepancies, monetary influences, and infringement or outright violation of water rights, interviewees made their viewpoints known: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ind w:left="720" w:firstLine="0"/>
        <w:rPr>
          <w:i w:val="1"/>
          <w:iCs w:val="1"/>
        </w:rPr>
      </w:pPr>
      <w:r w:rsidDel="00000000" w:rsidR="00000000" w:rsidRPr="00000000">
        <w:rPr>
          <w:i w:val="1"/>
          <w:iCs w:val="1"/>
          <w:rtl w:val="0"/>
        </w:rPr>
        <w:t xml:space="preserve">"The whole framework of salinity management in the Delta is fundamentally flawed by the institutional issues and the dominance of financial interests."</w:t>
      </w:r>
    </w:p>
    <w:p w:rsidR="00000000" w:rsidDel="00000000" w:rsidP="00000000" w:rsidRDefault="00000000" w:rsidRPr="00000000" w14:paraId="00000077">
      <w:pPr>
        <w:ind w:left="720" w:firstLine="0"/>
        <w:rPr>
          <w:i w:val="1"/>
          <w:iCs w:val="1"/>
        </w:rPr>
      </w:pPr>
      <w:r w:rsidDel="00000000" w:rsidR="00000000" w:rsidRPr="00000000">
        <w:rPr>
          <w:rtl w:val="0"/>
        </w:rPr>
      </w:r>
    </w:p>
    <w:p w:rsidR="00000000" w:rsidDel="00000000" w:rsidP="00000000" w:rsidRDefault="00000000" w:rsidRPr="00000000" w14:paraId="00000078">
      <w:pPr>
        <w:ind w:left="720" w:firstLine="0"/>
        <w:rPr>
          <w:i w:val="1"/>
          <w:iCs w:val="1"/>
        </w:rPr>
      </w:pPr>
      <w:r w:rsidDel="00000000" w:rsidR="00000000" w:rsidRPr="00000000">
        <w:rPr>
          <w:i w:val="1"/>
          <w:iCs w:val="1"/>
          <w:rtl w:val="0"/>
        </w:rPr>
        <w:t xml:space="preserve">"The decision-makers are coming from different agencies with different missions, different agendas, </w:t>
      </w:r>
      <w:r w:rsidDel="00000000" w:rsidR="00000000" w:rsidRPr="00000000">
        <w:rPr>
          <w:i w:val="1"/>
          <w:iCs w:val="1"/>
          <w:rtl w:val="0"/>
        </w:rPr>
        <w:t xml:space="preserve">different</w:t>
      </w:r>
      <w:r w:rsidDel="00000000" w:rsidR="00000000" w:rsidRPr="00000000">
        <w:rPr>
          <w:i w:val="1"/>
          <w:iCs w:val="1"/>
          <w:rtl w:val="0"/>
        </w:rPr>
        <w:t xml:space="preserve"> levels of resources. So is it equitable? No. And is it cohesive? No."</w:t>
      </w:r>
    </w:p>
    <w:p w:rsidR="00000000" w:rsidDel="00000000" w:rsidP="00000000" w:rsidRDefault="00000000" w:rsidRPr="00000000" w14:paraId="00000079">
      <w:pPr>
        <w:ind w:left="720" w:firstLine="0"/>
        <w:rPr>
          <w:i w:val="1"/>
          <w:iCs w:val="1"/>
        </w:rPr>
      </w:pPr>
      <w:r w:rsidDel="00000000" w:rsidR="00000000" w:rsidRPr="00000000">
        <w:rPr>
          <w:rtl w:val="0"/>
        </w:rPr>
      </w:r>
    </w:p>
    <w:p w:rsidR="00000000" w:rsidDel="00000000" w:rsidP="00000000" w:rsidRDefault="00000000" w:rsidRPr="00000000" w14:paraId="0000007A">
      <w:pPr>
        <w:ind w:left="720" w:firstLine="0"/>
        <w:rPr>
          <w:i w:val="1"/>
          <w:iCs w:val="1"/>
        </w:rPr>
      </w:pPr>
      <w:r w:rsidDel="00000000" w:rsidR="00000000" w:rsidRPr="00000000">
        <w:rPr>
          <w:i w:val="1"/>
          <w:iCs w:val="1"/>
          <w:rtl w:val="0"/>
        </w:rPr>
        <w:t xml:space="preserve">"Overall, the groups with the most funding can hire the very expensive consultants with the technical understanding to engage … they can make the most informed comments that have the most likelihood of influencing the process, and they can also </w:t>
      </w:r>
      <w:r w:rsidDel="00000000" w:rsidR="00000000" w:rsidRPr="00000000">
        <w:rPr>
          <w:i w:val="1"/>
          <w:iCs w:val="1"/>
          <w:rtl w:val="0"/>
        </w:rPr>
        <w:t xml:space="preserve">file the lawsuits</w:t>
      </w:r>
      <w:r w:rsidDel="00000000" w:rsidR="00000000" w:rsidRPr="00000000">
        <w:rPr>
          <w:i w:val="1"/>
          <w:iCs w:val="1"/>
          <w:rtl w:val="0"/>
        </w:rPr>
        <w:t xml:space="preserve"> that can challenge the process."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When the overwhelming majority of interviewees perceive governance as unfair, it's time for a change. Acting in ways that bolster EJ ideals is essential to ensuring a just transition. As aforementioned, the just transition is defined as "ensuring that no one is left behind or pushed behind in the transition to low-carbon and environmentally sustainable economies and societies" (Committee for Development Policy, 2023, p. 1), and EJ is "the fair treatment and meaningful involvement of all people, regardless of race, culture, national origin, or income, in the development, adoption, implementation, and enforcement of environmental laws, regulations, and policies" (</w:t>
      </w:r>
      <w:hyperlink r:id="rId15">
        <w:r w:rsidDel="00000000" w:rsidR="00000000" w:rsidRPr="00000000">
          <w:rPr>
            <w:color w:val="1155cc"/>
            <w:u w:val="single"/>
            <w:rtl w:val="0"/>
          </w:rPr>
          <w:t xml:space="preserve">Delta Stewardship Council, n.d.</w:t>
        </w:r>
      </w:hyperlink>
      <w:r w:rsidDel="00000000" w:rsidR="00000000" w:rsidRPr="00000000">
        <w:rPr>
          <w:rtl w:val="0"/>
        </w:rPr>
        <w:t xml:space="preserve">). Further, vulnerability is defined by Delta Adapts as "the intersection of </w:t>
      </w:r>
      <w:r w:rsidDel="00000000" w:rsidR="00000000" w:rsidRPr="00000000">
        <w:rPr>
          <w:b w:val="1"/>
          <w:bCs w:val="1"/>
          <w:rtl w:val="0"/>
        </w:rPr>
        <w:t xml:space="preserve">exposure</w:t>
      </w:r>
      <w:r w:rsidDel="00000000" w:rsidR="00000000" w:rsidRPr="00000000">
        <w:rPr>
          <w:rtl w:val="0"/>
        </w:rPr>
        <w:t xml:space="preserve"> to climate hazards, </w:t>
      </w:r>
      <w:r w:rsidDel="00000000" w:rsidR="00000000" w:rsidRPr="00000000">
        <w:rPr>
          <w:b w:val="1"/>
          <w:bCs w:val="1"/>
          <w:rtl w:val="0"/>
        </w:rPr>
        <w:t xml:space="preserve">sensitivity</w:t>
      </w:r>
      <w:r w:rsidDel="00000000" w:rsidR="00000000" w:rsidRPr="00000000">
        <w:rPr>
          <w:rtl w:val="0"/>
        </w:rPr>
        <w:t xml:space="preserve"> to those hazards, and </w:t>
      </w:r>
      <w:r w:rsidDel="00000000" w:rsidR="00000000" w:rsidRPr="00000000">
        <w:rPr>
          <w:b w:val="1"/>
          <w:bCs w:val="1"/>
          <w:rtl w:val="0"/>
        </w:rPr>
        <w:t xml:space="preserve">adaptive capacity</w:t>
      </w:r>
      <w:r w:rsidDel="00000000" w:rsidR="00000000" w:rsidRPr="00000000">
        <w:rPr>
          <w:rtl w:val="0"/>
        </w:rPr>
        <w:t xml:space="preserve">, or the ability to recover from and adapt to climate hazards. Delta Adapts identifies the communities with the highest social vulnerability to climate hazards, meaning the communities with high sensitivity and low adaptive capacity to flooding, extreme heat, and wildfire" (</w:t>
      </w:r>
      <w:hyperlink r:id="rId16">
        <w:r w:rsidDel="00000000" w:rsidR="00000000" w:rsidRPr="00000000">
          <w:rPr>
            <w:color w:val="1155cc"/>
            <w:u w:val="single"/>
            <w:rtl w:val="0"/>
          </w:rPr>
          <w:t xml:space="preserve">Delta Stewardship Council, 2021, p. xi</w:t>
        </w:r>
      </w:hyperlink>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Historically, the phrase, "first in time, first in right" was commonly used to describe appropriative water rights, meaning that the first people to use a water resource claimed the rights to it. Appropriative water rights conflict with riparian water rights, which grant rights to landowners (</w:t>
      </w:r>
      <w:commentRangeStart w:id="0"/>
      <w:r w:rsidDel="00000000" w:rsidR="00000000" w:rsidRPr="00000000">
        <w:rPr>
          <w:rtl w:val="0"/>
        </w:rPr>
        <w:t xml:space="preserve">Water Education Foundation, n.d.</w:t>
      </w:r>
      <w:commentRangeEnd w:id="0"/>
      <w:r w:rsidDel="00000000" w:rsidR="00000000" w:rsidRPr="00000000">
        <w:commentReference w:id="0"/>
      </w:r>
      <w:r w:rsidDel="00000000" w:rsidR="00000000" w:rsidRPr="00000000">
        <w:rPr>
          <w:rtl w:val="0"/>
        </w:rPr>
        <w:t xml:space="preserve">). While Native Tribes were the original stewards of the Delta, they have been forcibly removed from the land and water that is so deeply connected to their belief system (</w:t>
      </w:r>
      <w:commentRangeStart w:id="1"/>
      <w:r w:rsidDel="00000000" w:rsidR="00000000" w:rsidRPr="00000000">
        <w:rPr>
          <w:rtl w:val="0"/>
        </w:rPr>
        <w:t xml:space="preserve">Delta Stewardship Council, 2025</w:t>
      </w:r>
      <w:commentRangeEnd w:id="1"/>
      <w:r w:rsidDel="00000000" w:rsidR="00000000" w:rsidRPr="00000000">
        <w:commentReference w:id="1"/>
      </w:r>
      <w:r w:rsidDel="00000000" w:rsidR="00000000" w:rsidRPr="00000000">
        <w:rPr>
          <w:rtl w:val="0"/>
        </w:rPr>
        <w:t xml:space="preserve">). Tribes were also excluded from land ownership; overall, they were effectively barred from legal claim to resource access (</w:t>
      </w:r>
      <w:commentRangeStart w:id="2"/>
      <w:r w:rsidDel="00000000" w:rsidR="00000000" w:rsidRPr="00000000">
        <w:rPr>
          <w:rtl w:val="0"/>
        </w:rPr>
        <w:t xml:space="preserve">Shingle Springs Band of Miwok Indians et al., 2022</w:t>
      </w:r>
      <w:commentRangeEnd w:id="2"/>
      <w:r w:rsidDel="00000000" w:rsidR="00000000" w:rsidRPr="00000000">
        <w:commentReference w:id="2"/>
      </w:r>
      <w:r w:rsidDel="00000000" w:rsidR="00000000" w:rsidRPr="00000000">
        <w:rPr>
          <w:rtl w:val="0"/>
        </w:rPr>
        <w:t xml:space="preserve">). These injustices only mark the beginning of the tribulations Native Tribes and Indigenous communities were forced to endure. Tribal and Indigenous communities are inherently EJ communities.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Other vulnerable communities in the Delta include those with an intersection of socioeconomic factors that hinder their ability to adapt to hazardous environmental exposures. According to Delta Adapts, vulnerability classifications in the Delta range from moderate, to high, to highest vulnerability (</w:t>
      </w:r>
      <w:hyperlink r:id="rId17">
        <w:r w:rsidDel="00000000" w:rsidR="00000000" w:rsidRPr="00000000">
          <w:rPr>
            <w:color w:val="1155cc"/>
            <w:u w:val="single"/>
            <w:rtl w:val="0"/>
          </w:rPr>
          <w:t xml:space="preserve">Delta Stewardship Council, 2020</w:t>
        </w:r>
      </w:hyperlink>
      <w:r w:rsidDel="00000000" w:rsidR="00000000" w:rsidRPr="00000000">
        <w:rPr>
          <w:rtl w:val="0"/>
        </w:rPr>
        <w:t xml:space="preserve">). It is important to note: </w:t>
      </w:r>
      <w:r w:rsidDel="00000000" w:rsidR="00000000" w:rsidRPr="00000000">
        <w:rPr>
          <w:i w:val="1"/>
          <w:iCs w:val="1"/>
          <w:rtl w:val="0"/>
        </w:rPr>
        <w:t xml:space="preserve">all in-Delta communities are vulnerable</w:t>
      </w:r>
      <w:r w:rsidDel="00000000" w:rsidR="00000000" w:rsidRPr="00000000">
        <w:rPr>
          <w:rtl w:val="0"/>
        </w:rPr>
        <w:t xml:space="preserve">, to some degree. This, in turn, classifies all in-Delta residents as an EJ community member.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Inclusion of these historically underrepresented or intentionally excluded voices is </w:t>
      </w:r>
      <w:r w:rsidDel="00000000" w:rsidR="00000000" w:rsidRPr="00000000">
        <w:rPr>
          <w:rtl w:val="0"/>
        </w:rPr>
        <w:t xml:space="preserve">decision making (equitable representation) is a core tenet</w:t>
      </w:r>
      <w:r w:rsidDel="00000000" w:rsidR="00000000" w:rsidRPr="00000000">
        <w:rPr>
          <w:rFonts w:ascii="Proxima Nova" w:cs="Proxima Nova" w:eastAsia="Proxima Nova" w:hAnsi="Proxima Nova"/>
          <w:rtl w:val="0"/>
        </w:rPr>
        <w:t xml:space="preserve"> of just transitions. Understanding how different communities are affected by changes and adaptation strategies </w:t>
      </w:r>
      <w:r w:rsidDel="00000000" w:rsidR="00000000" w:rsidRPr="00000000">
        <w:rPr>
          <w:rtl w:val="0"/>
        </w:rPr>
        <w:t xml:space="preserve">helps </w:t>
      </w:r>
      <w:r w:rsidDel="00000000" w:rsidR="00000000" w:rsidRPr="00000000">
        <w:rPr>
          <w:rFonts w:ascii="Proxima Nova" w:cs="Proxima Nova" w:eastAsia="Proxima Nova" w:hAnsi="Proxima Nova"/>
          <w:rtl w:val="0"/>
        </w:rPr>
        <w:t xml:space="preserve">ensure the path forward is equitable and just.</w:t>
      </w:r>
    </w:p>
    <w:p w:rsidR="00000000" w:rsidDel="00000000" w:rsidP="00000000" w:rsidRDefault="00000000" w:rsidRPr="00000000" w14:paraId="0000008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EJ intends to address undue burdens: disproportionate negative impacts incurred by different groups of people. These negative impacts can be disproportionately felt by geography, by race and ethnicity, by income level, or other socioeconomic factors. Understanding where and how negative impacts may manifest can inform decision-makers to intervene or choose alternative strategies to avoid these burdens coming to fruition.</w:t>
      </w:r>
    </w:p>
    <w:p w:rsidR="00000000" w:rsidDel="00000000" w:rsidP="00000000" w:rsidRDefault="00000000" w:rsidRPr="00000000" w14:paraId="00000085">
      <w:pPr>
        <w:pStyle w:val="Heading1"/>
        <w:rPr>
          <w:rFonts w:ascii="Proxima Nova" w:cs="Proxima Nova" w:eastAsia="Proxima Nova" w:hAnsi="Proxima Nova"/>
        </w:rPr>
      </w:pPr>
      <w:bookmarkStart w:colFirst="0" w:colLast="0" w:name="_5mm9cqggl1eq" w:id="9"/>
      <w:bookmarkEnd w:id="9"/>
      <w:r w:rsidDel="00000000" w:rsidR="00000000" w:rsidRPr="00000000">
        <w:rPr>
          <w:rFonts w:ascii="Proxima Nova" w:cs="Proxima Nova" w:eastAsia="Proxima Nova" w:hAnsi="Proxima Nova"/>
          <w:rtl w:val="0"/>
        </w:rPr>
        <w:t xml:space="preserve">How was this criterion constructed?</w:t>
      </w:r>
    </w:p>
    <w:p w:rsidR="00000000" w:rsidDel="00000000" w:rsidP="00000000" w:rsidRDefault="00000000" w:rsidRPr="00000000" w14:paraId="00000086">
      <w:pPr>
        <w:pStyle w:val="Heading2"/>
        <w:rPr>
          <w:rFonts w:ascii="Proxima Nova" w:cs="Proxima Nova" w:eastAsia="Proxima Nova" w:hAnsi="Proxima Nova"/>
        </w:rPr>
      </w:pPr>
      <w:bookmarkStart w:colFirst="0" w:colLast="0" w:name="_bugh84gnbzgt" w:id="10"/>
      <w:bookmarkEnd w:id="10"/>
      <w:r w:rsidDel="00000000" w:rsidR="00000000" w:rsidRPr="00000000">
        <w:rPr>
          <w:rFonts w:ascii="Proxima Nova" w:cs="Proxima Nova" w:eastAsia="Proxima Nova" w:hAnsi="Proxima Nova"/>
          <w:rtl w:val="0"/>
        </w:rPr>
        <w:t xml:space="preserve">Background</w:t>
      </w:r>
    </w:p>
    <w:p w:rsidR="00000000" w:rsidDel="00000000" w:rsidP="00000000" w:rsidRDefault="00000000" w:rsidRPr="00000000" w14:paraId="00000087">
      <w:pPr>
        <w:rPr/>
      </w:pPr>
      <w:r w:rsidDel="00000000" w:rsidR="00000000" w:rsidRPr="00000000">
        <w:rPr>
          <w:rtl w:val="0"/>
        </w:rPr>
        <w:t xml:space="preserve">In order to effectively facilitate just transitions through promotion of EJ concerns and considerations, hearing real feedback to align with core EJ values was imperative. While there is general consensus in the literature about what burdens EJ communities face, academic literature does not substitute for boots-on-the-ground, real, meaningful interaction with the community members and advocates this project intends to serve. As such, the Just Transitions in the Delta team intentionally sought out perspectives from EJ communities as often as possible. In order to create the EJ criterion most consistently with the real priorities of our specific EJ community members and advocates, the Just Transitions in the Delta team engaged in the following ways:</w:t>
      </w:r>
    </w:p>
    <w:p w:rsidR="00000000" w:rsidDel="00000000" w:rsidP="00000000" w:rsidRDefault="00000000" w:rsidRPr="00000000" w14:paraId="00000088">
      <w:pPr>
        <w:numPr>
          <w:ilvl w:val="0"/>
          <w:numId w:val="6"/>
        </w:numPr>
        <w:ind w:left="720" w:hanging="360"/>
      </w:pPr>
      <w:r w:rsidDel="00000000" w:rsidR="00000000" w:rsidRPr="00000000">
        <w:rPr>
          <w:rtl w:val="0"/>
        </w:rPr>
        <w:t xml:space="preserve">Intentional interview invitations to members and advocates of EJ communities</w:t>
      </w:r>
    </w:p>
    <w:p w:rsidR="00000000" w:rsidDel="00000000" w:rsidP="00000000" w:rsidRDefault="00000000" w:rsidRPr="00000000" w14:paraId="00000089">
      <w:pPr>
        <w:numPr>
          <w:ilvl w:val="0"/>
          <w:numId w:val="6"/>
        </w:numPr>
        <w:ind w:left="720" w:hanging="360"/>
      </w:pPr>
      <w:r w:rsidDel="00000000" w:rsidR="00000000" w:rsidRPr="00000000">
        <w:rPr>
          <w:rtl w:val="0"/>
        </w:rPr>
        <w:t xml:space="preserve">Spotlighting of EJ viewpoints at Public Workshop 1 (June, 2024)</w:t>
      </w:r>
    </w:p>
    <w:p w:rsidR="00000000" w:rsidDel="00000000" w:rsidP="00000000" w:rsidRDefault="00000000" w:rsidRPr="00000000" w14:paraId="0000008A">
      <w:pPr>
        <w:numPr>
          <w:ilvl w:val="0"/>
          <w:numId w:val="6"/>
        </w:numPr>
        <w:ind w:left="720" w:hanging="360"/>
      </w:pPr>
      <w:r w:rsidDel="00000000" w:rsidR="00000000" w:rsidRPr="00000000">
        <w:rPr>
          <w:rtl w:val="0"/>
        </w:rPr>
        <w:t xml:space="preserve">Tribal Workshop 1 (November, 2024)</w:t>
      </w:r>
    </w:p>
    <w:p w:rsidR="00000000" w:rsidDel="00000000" w:rsidP="00000000" w:rsidRDefault="00000000" w:rsidRPr="00000000" w14:paraId="0000008B">
      <w:pPr>
        <w:numPr>
          <w:ilvl w:val="0"/>
          <w:numId w:val="6"/>
        </w:numPr>
        <w:ind w:left="720" w:hanging="360"/>
      </w:pPr>
      <w:r w:rsidDel="00000000" w:rsidR="00000000" w:rsidRPr="00000000">
        <w:rPr>
          <w:rtl w:val="0"/>
        </w:rPr>
        <w:t xml:space="preserve">EJ Workshop (December, 2024)</w:t>
      </w:r>
    </w:p>
    <w:p w:rsidR="00000000" w:rsidDel="00000000" w:rsidP="00000000" w:rsidRDefault="00000000" w:rsidRPr="00000000" w14:paraId="0000008C">
      <w:pPr>
        <w:numPr>
          <w:ilvl w:val="0"/>
          <w:numId w:val="6"/>
        </w:numPr>
        <w:ind w:left="720" w:hanging="360"/>
      </w:pPr>
      <w:r w:rsidDel="00000000" w:rsidR="00000000" w:rsidRPr="00000000">
        <w:rPr>
          <w:rtl w:val="0"/>
        </w:rPr>
        <w:t xml:space="preserve">Distillation of values and priorities from EJ Workshop feedback to develop initial EJ criterion</w:t>
      </w:r>
    </w:p>
    <w:p w:rsidR="00000000" w:rsidDel="00000000" w:rsidP="00000000" w:rsidRDefault="00000000" w:rsidRPr="00000000" w14:paraId="0000008D">
      <w:pPr>
        <w:numPr>
          <w:ilvl w:val="0"/>
          <w:numId w:val="6"/>
        </w:numPr>
        <w:ind w:left="720" w:hanging="360"/>
      </w:pPr>
      <w:r w:rsidDel="00000000" w:rsidR="00000000" w:rsidRPr="00000000">
        <w:rPr>
          <w:rtl w:val="0"/>
        </w:rPr>
        <w:t xml:space="preserve">Review and Iteration of EJ criterion at Public Workshop 2 (June, 2025)</w:t>
      </w:r>
    </w:p>
    <w:p w:rsidR="00000000" w:rsidDel="00000000" w:rsidP="00000000" w:rsidRDefault="00000000" w:rsidRPr="00000000" w14:paraId="0000008E">
      <w:pPr>
        <w:numPr>
          <w:ilvl w:val="0"/>
          <w:numId w:val="6"/>
        </w:numPr>
        <w:ind w:left="720" w:hanging="360"/>
      </w:pPr>
      <w:r w:rsidDel="00000000" w:rsidR="00000000" w:rsidRPr="00000000">
        <w:rPr>
          <w:rtl w:val="0"/>
        </w:rPr>
        <w:t xml:space="preserve">Tribal Workshop 2 (</w:t>
      </w:r>
      <w:r w:rsidDel="00000000" w:rsidR="00000000" w:rsidRPr="00000000">
        <w:rPr>
          <w:rtl w:val="0"/>
        </w:rPr>
        <w:t xml:space="preserve">June, 2025</w:t>
      </w:r>
      <w:r w:rsidDel="00000000" w:rsidR="00000000" w:rsidRPr="00000000">
        <w:rPr>
          <w:rtl w:val="0"/>
        </w:rPr>
        <w:t xml:space="preserve">)</w:t>
      </w:r>
    </w:p>
    <w:p w:rsidR="00000000" w:rsidDel="00000000" w:rsidP="00000000" w:rsidRDefault="00000000" w:rsidRPr="00000000" w14:paraId="0000008F">
      <w:pPr>
        <w:numPr>
          <w:ilvl w:val="0"/>
          <w:numId w:val="6"/>
        </w:numPr>
        <w:ind w:left="720" w:hanging="360"/>
        <w:rPr>
          <w:u w:val="none"/>
        </w:rPr>
      </w:pPr>
      <w:r w:rsidDel="00000000" w:rsidR="00000000" w:rsidRPr="00000000">
        <w:rPr>
          <w:rtl w:val="0"/>
        </w:rPr>
        <w:t xml:space="preserve">Tribal Workshop 3 (December, 2025)</w:t>
      </w:r>
    </w:p>
    <w:p w:rsidR="00000000" w:rsidDel="00000000" w:rsidP="00000000" w:rsidRDefault="00000000" w:rsidRPr="00000000" w14:paraId="00000090">
      <w:pPr>
        <w:numPr>
          <w:ilvl w:val="0"/>
          <w:numId w:val="6"/>
        </w:numPr>
        <w:ind w:left="720" w:hanging="360"/>
      </w:pPr>
      <w:r w:rsidDel="00000000" w:rsidR="00000000" w:rsidRPr="00000000">
        <w:rPr>
          <w:rtl w:val="0"/>
        </w:rPr>
        <w:t xml:space="preserve">Periodic Advisory Committee check-in and review</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Commitment to this criterion began at the conception of the Just Transitions in the Delta project, with intentional interview invitations to members and advocates of environmental justice and Tribal communities, in order to prioritize less-often heard voices. Of the </w:t>
      </w:r>
      <w:r w:rsidDel="00000000" w:rsidR="00000000" w:rsidRPr="00000000">
        <w:rPr>
          <w:rtl w:val="0"/>
        </w:rPr>
        <w:t xml:space="preserve">49</w:t>
      </w:r>
      <w:r w:rsidDel="00000000" w:rsidR="00000000" w:rsidRPr="00000000">
        <w:rPr>
          <w:rFonts w:ascii="Proxima Nova" w:cs="Proxima Nova" w:eastAsia="Proxima Nova" w:hAnsi="Proxima Nova"/>
          <w:rtl w:val="0"/>
        </w:rPr>
        <w:t xml:space="preserve"> semi-structured interviews completed, about 20% of the respondents were part of these underrepresented groups. In these interviews, participants were asked questions about their values, drivers of change of salinity, salinity management strategies to explore, and Delta decision-making and governance. The responses to these questions informed the preliminary scenarios in this project, which were refined through multiple rounds of iteration in subsequent public workshops and forums.</w:t>
      </w:r>
    </w:p>
    <w:p w:rsidR="00000000" w:rsidDel="00000000" w:rsidP="00000000" w:rsidRDefault="00000000" w:rsidRPr="00000000" w14:paraId="0000009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With the intention of increasing participation of less-often heard voices, the Just Transitions in the Delta team held an EJ-focused workshop in December of 2024. At this workshop, participants discussed issues facing EJ and vulnerable communities, and priorities were relayed to the Just Transitions in the Delta Team.</w:t>
      </w:r>
    </w:p>
    <w:p w:rsidR="00000000" w:rsidDel="00000000" w:rsidP="00000000" w:rsidRDefault="00000000" w:rsidRPr="00000000" w14:paraId="00000095">
      <w:pPr>
        <w:pStyle w:val="Heading2"/>
        <w:rPr>
          <w:rFonts w:ascii="Proxima Nova" w:cs="Proxima Nova" w:eastAsia="Proxima Nova" w:hAnsi="Proxima Nova"/>
        </w:rPr>
      </w:pPr>
      <w:bookmarkStart w:colFirst="0" w:colLast="0" w:name="_pg1stpogkn12" w:id="11"/>
      <w:bookmarkEnd w:id="11"/>
      <w:r w:rsidDel="00000000" w:rsidR="00000000" w:rsidRPr="00000000">
        <w:rPr>
          <w:rFonts w:ascii="Proxima Nova" w:cs="Proxima Nova" w:eastAsia="Proxima Nova" w:hAnsi="Proxima Nova"/>
          <w:rtl w:val="0"/>
        </w:rPr>
        <w:t xml:space="preserve">Alignment</w:t>
      </w:r>
    </w:p>
    <w:p w:rsidR="00000000" w:rsidDel="00000000" w:rsidP="00000000" w:rsidRDefault="00000000" w:rsidRPr="00000000" w14:paraId="0000009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 order to ensure overall alignment with EJ communities' values, we utilized distilled feedback from the Environmental Justice Workshop (December, 2024), Public Workshop #2 (June, 2025), and ongoing collaboration with EJ community members and advocates to highlight the values and priorities of EJ communities. Overall categories of values communicated were </w:t>
      </w:r>
      <w:r w:rsidDel="00000000" w:rsidR="00000000" w:rsidRPr="00000000">
        <w:rPr>
          <w:rFonts w:ascii="Proxima Nova" w:cs="Proxima Nova" w:eastAsia="Proxima Nova" w:hAnsi="Proxima Nova"/>
          <w:b w:val="1"/>
          <w:bCs w:val="1"/>
          <w:rtl w:val="0"/>
        </w:rPr>
        <w:t xml:space="preserve">water quality and quantity, community and recreation, flood risk, ecological restoration and recovery, ecocultural restoration and Indigenous sovereignty, </w:t>
      </w:r>
      <w:r w:rsidDel="00000000" w:rsidR="00000000" w:rsidRPr="00000000">
        <w:rPr>
          <w:rFonts w:ascii="Proxima Nova" w:cs="Proxima Nova" w:eastAsia="Proxima Nova" w:hAnsi="Proxima Nova"/>
          <w:rtl w:val="0"/>
        </w:rPr>
        <w:t xml:space="preserve">and </w:t>
      </w:r>
      <w:r w:rsidDel="00000000" w:rsidR="00000000" w:rsidRPr="00000000">
        <w:rPr>
          <w:rFonts w:ascii="Proxima Nova" w:cs="Proxima Nova" w:eastAsia="Proxima Nova" w:hAnsi="Proxima Nova"/>
          <w:b w:val="1"/>
          <w:bCs w:val="1"/>
          <w:rtl w:val="0"/>
        </w:rPr>
        <w:t xml:space="preserve">sustainable economy and economic transitions.</w:t>
      </w:r>
      <w:r w:rsidDel="00000000" w:rsidR="00000000" w:rsidRPr="00000000">
        <w:rPr>
          <w:rFonts w:ascii="Proxima Nova" w:cs="Proxima Nova" w:eastAsia="Proxima Nova" w:hAnsi="Proxima Nova"/>
          <w:rtl w:val="0"/>
        </w:rPr>
        <w:t xml:space="preserve"> Participants communicated specific components of each of these categories.</w:t>
      </w:r>
    </w:p>
    <w:p w:rsidR="00000000" w:rsidDel="00000000" w:rsidP="00000000" w:rsidRDefault="00000000" w:rsidRPr="00000000" w14:paraId="00000097">
      <w:pPr>
        <w:pStyle w:val="Heading1"/>
        <w:rPr>
          <w:rFonts w:ascii="Proxima Nova" w:cs="Proxima Nova" w:eastAsia="Proxima Nova" w:hAnsi="Proxima Nova"/>
        </w:rPr>
      </w:pPr>
      <w:bookmarkStart w:colFirst="0" w:colLast="0" w:name="_gd9mot9dygch" w:id="12"/>
      <w:bookmarkEnd w:id="12"/>
      <w:r w:rsidDel="00000000" w:rsidR="00000000" w:rsidRPr="00000000">
        <w:rPr>
          <w:rFonts w:ascii="Proxima Nova" w:cs="Proxima Nova" w:eastAsia="Proxima Nova" w:hAnsi="Proxima Nova"/>
          <w:rtl w:val="0"/>
        </w:rPr>
        <w:t xml:space="preserve">What are the components of this criterion?</w:t>
      </w:r>
    </w:p>
    <w:p w:rsidR="00000000" w:rsidDel="00000000" w:rsidP="00000000" w:rsidRDefault="00000000" w:rsidRPr="00000000" w14:paraId="0000009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Upon distilling the feedback from EJ community members and advocates, the Just Transitions in the Delta team found metrics they had the capabilities to assess, metrics that other subteams within the Just Transitions in the Delta project were already assessing, and some priorities that, while important, were out of the scope of the Just Transitions in the Delta project. Appendix A</w:t>
      </w:r>
      <w:r w:rsidDel="00000000" w:rsidR="00000000" w:rsidRPr="00000000">
        <w:rPr>
          <w:rFonts w:ascii="Proxima Nova" w:cs="Proxima Nova" w:eastAsia="Proxima Nova" w:hAnsi="Proxima Nova"/>
          <w:rtl w:val="0"/>
        </w:rPr>
        <w:t xml:space="preserve"> contains detailed documentation of the distilled feedback, along with if and how (generally) metrics were being incorporated.</w:t>
      </w:r>
      <w:r w:rsidDel="00000000" w:rsidR="00000000" w:rsidRPr="00000000">
        <w:rPr>
          <w:rFonts w:ascii="Proxima Nova" w:cs="Proxima Nova" w:eastAsia="Proxima Nova" w:hAnsi="Proxima Nova"/>
          <w:rtl w:val="0"/>
        </w:rPr>
        <w:t xml:space="preserve"> The final metrics are listed below.</w:t>
      </w:r>
      <w:r w:rsidDel="00000000" w:rsidR="00000000" w:rsidRPr="00000000">
        <w:rPr>
          <w:rtl w:val="0"/>
        </w:rPr>
      </w:r>
    </w:p>
    <w:p w:rsidR="00000000" w:rsidDel="00000000" w:rsidP="00000000" w:rsidRDefault="00000000" w:rsidRPr="00000000" w14:paraId="00000099">
      <w:pPr>
        <w:pStyle w:val="Heading2"/>
        <w:rPr>
          <w:rFonts w:ascii="Proxima Nova" w:cs="Proxima Nova" w:eastAsia="Proxima Nova" w:hAnsi="Proxima Nova"/>
        </w:rPr>
      </w:pPr>
      <w:bookmarkStart w:colFirst="0" w:colLast="0" w:name="_vkm87q5a6i80" w:id="13"/>
      <w:bookmarkEnd w:id="13"/>
      <w:r w:rsidDel="00000000" w:rsidR="00000000" w:rsidRPr="00000000">
        <w:rPr>
          <w:rFonts w:ascii="Proxima Nova" w:cs="Proxima Nova" w:eastAsia="Proxima Nova" w:hAnsi="Proxima Nova"/>
          <w:rtl w:val="0"/>
        </w:rPr>
        <w:t xml:space="preserve">Final Metrics</w:t>
      </w:r>
    </w:p>
    <w:p w:rsidR="00000000" w:rsidDel="00000000" w:rsidP="00000000" w:rsidRDefault="00000000" w:rsidRPr="00000000" w14:paraId="0000009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Three final metrics will be assessed under the EJ &amp; Vulnerable Communities criterion: </w:t>
      </w:r>
    </w:p>
    <w:p w:rsidR="00000000" w:rsidDel="00000000" w:rsidP="00000000" w:rsidRDefault="00000000" w:rsidRPr="00000000" w14:paraId="0000009B">
      <w:pPr>
        <w:ind w:left="72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Salinity Impacts to in-Delta Drinking Water:</w:t>
      </w:r>
      <w:r w:rsidDel="00000000" w:rsidR="00000000" w:rsidRPr="00000000">
        <w:rPr>
          <w:rFonts w:ascii="Proxima Nova" w:cs="Proxima Nova" w:eastAsia="Proxima Nova" w:hAnsi="Proxima Nova"/>
          <w:rtl w:val="0"/>
        </w:rPr>
        <w:t xml:space="preserve"> Assessment of salinity changes on in-Delta drinking water systems' ability to meet safe drinking water standards, with special attention to impact to communities of variable vulnerability (classified in accordance with the Delta Vulnerability Index).</w:t>
      </w:r>
    </w:p>
    <w:p w:rsidR="00000000" w:rsidDel="00000000" w:rsidP="00000000" w:rsidRDefault="00000000" w:rsidRPr="00000000" w14:paraId="0000009C">
      <w:pPr>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D">
      <w:pPr>
        <w:ind w:left="72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Flood Risk Attenuation:</w:t>
      </w:r>
      <w:r w:rsidDel="00000000" w:rsidR="00000000" w:rsidRPr="00000000">
        <w:rPr>
          <w:rFonts w:ascii="Proxima Nova" w:cs="Proxima Nova" w:eastAsia="Proxima Nova" w:hAnsi="Proxima Nova"/>
          <w:rtl w:val="0"/>
        </w:rPr>
        <w:t xml:space="preserve"> Identification of inundation likelihood across the Delta.</w:t>
      </w:r>
    </w:p>
    <w:p w:rsidR="00000000" w:rsidDel="00000000" w:rsidP="00000000" w:rsidRDefault="00000000" w:rsidRPr="00000000" w14:paraId="0000009E">
      <w:pPr>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F">
      <w:pPr>
        <w:ind w:left="72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Water Age and Temperature:</w:t>
      </w:r>
      <w:r w:rsidDel="00000000" w:rsidR="00000000" w:rsidRPr="00000000">
        <w:rPr>
          <w:rFonts w:ascii="Proxima Nova" w:cs="Proxima Nova" w:eastAsia="Proxima Nova" w:hAnsi="Proxima Nova"/>
          <w:rtl w:val="0"/>
        </w:rPr>
        <w:t xml:space="preserve"> Amount of time water stays in the same location throughout the system in</w:t>
      </w:r>
      <w:r w:rsidDel="00000000" w:rsidR="00000000" w:rsidRPr="00000000">
        <w:rPr>
          <w:rtl w:val="0"/>
        </w:rPr>
        <w:t xml:space="preserve"> combination with water temperature</w:t>
      </w:r>
      <w:r w:rsidDel="00000000" w:rsidR="00000000" w:rsidRPr="00000000">
        <w:rPr>
          <w:rFonts w:ascii="Proxima Nova" w:cs="Proxima Nova" w:eastAsia="Proxima Nova" w:hAnsi="Proxima Nova"/>
          <w:rtl w:val="0"/>
        </w:rPr>
        <w:t xml:space="preserve">; used as a proxy for conditions favorable for harmful algal bloom (HABs) formation.</w:t>
      </w:r>
      <w:r w:rsidDel="00000000" w:rsidR="00000000" w:rsidRPr="00000000">
        <w:rPr>
          <w:rtl w:val="0"/>
        </w:rPr>
      </w:r>
    </w:p>
    <w:p w:rsidR="00000000" w:rsidDel="00000000" w:rsidP="00000000" w:rsidRDefault="00000000" w:rsidRPr="00000000" w14:paraId="000000A0">
      <w:pPr>
        <w:pStyle w:val="Heading1"/>
        <w:rPr>
          <w:rFonts w:ascii="Proxima Nova" w:cs="Proxima Nova" w:eastAsia="Proxima Nova" w:hAnsi="Proxima Nova"/>
        </w:rPr>
      </w:pPr>
      <w:bookmarkStart w:colFirst="0" w:colLast="0" w:name="_jz2m2ynqqrw3" w:id="14"/>
      <w:bookmarkEnd w:id="14"/>
      <w:r w:rsidDel="00000000" w:rsidR="00000000" w:rsidRPr="00000000">
        <w:rPr>
          <w:rFonts w:ascii="Proxima Nova" w:cs="Proxima Nova" w:eastAsia="Proxima Nova" w:hAnsi="Proxima Nova"/>
          <w:rtl w:val="0"/>
        </w:rPr>
        <w:t xml:space="preserve">Metric: Salinity Impacts to in-Delta Drinking </w:t>
      </w:r>
      <w:r w:rsidDel="00000000" w:rsidR="00000000" w:rsidRPr="00000000">
        <w:rPr>
          <w:rFonts w:ascii="Proxima Nova" w:cs="Proxima Nova" w:eastAsia="Proxima Nova" w:hAnsi="Proxima Nova"/>
          <w:rtl w:val="0"/>
        </w:rPr>
        <w:t xml:space="preserve">Water</w:t>
      </w:r>
      <w:r w:rsidDel="00000000" w:rsidR="00000000" w:rsidRPr="00000000">
        <w:rPr>
          <w:rtl w:val="0"/>
        </w:rPr>
      </w:r>
    </w:p>
    <w:p w:rsidR="00000000" w:rsidDel="00000000" w:rsidP="00000000" w:rsidRDefault="00000000" w:rsidRPr="00000000" w14:paraId="000000A1">
      <w:pPr>
        <w:pStyle w:val="Heading2"/>
        <w:rPr>
          <w:rFonts w:ascii="Proxima Nova" w:cs="Proxima Nova" w:eastAsia="Proxima Nova" w:hAnsi="Proxima Nova"/>
        </w:rPr>
      </w:pPr>
      <w:bookmarkStart w:colFirst="0" w:colLast="0" w:name="_5xaww8bintkq" w:id="15"/>
      <w:bookmarkEnd w:id="15"/>
      <w:r w:rsidDel="00000000" w:rsidR="00000000" w:rsidRPr="00000000">
        <w:rPr>
          <w:rFonts w:ascii="Proxima Nova" w:cs="Proxima Nova" w:eastAsia="Proxima Nova" w:hAnsi="Proxima Nova"/>
          <w:rtl w:val="0"/>
        </w:rPr>
        <w:t xml:space="preserve">Location of Measurement</w:t>
      </w:r>
    </w:p>
    <w:p w:rsidR="00000000" w:rsidDel="00000000" w:rsidP="00000000" w:rsidRDefault="00000000" w:rsidRPr="00000000" w14:paraId="000000A2">
      <w:pPr>
        <w:rPr/>
      </w:pPr>
      <w:r w:rsidDel="00000000" w:rsidR="00000000" w:rsidRPr="00000000">
        <w:rPr>
          <w:rFonts w:ascii="Proxima Nova" w:cs="Proxima Nova" w:eastAsia="Proxima Nova" w:hAnsi="Proxima Nova"/>
          <w:rtl w:val="0"/>
        </w:rPr>
        <w:t xml:space="preserve">Point locations for this criterion utilized the in-Delta drinking water system locations identified by the Safe and Affordable Funding for Equity and Resilience (SAFER) program (</w:t>
      </w:r>
      <w:hyperlink r:id="rId18">
        <w:r w:rsidDel="00000000" w:rsidR="00000000" w:rsidRPr="00000000">
          <w:rPr>
            <w:rFonts w:ascii="Proxima Nova" w:cs="Proxima Nova" w:eastAsia="Proxima Nova" w:hAnsi="Proxima Nova"/>
            <w:color w:val="1155cc"/>
            <w:u w:val="single"/>
            <w:rtl w:val="0"/>
          </w:rPr>
          <w:t xml:space="preserve">California State Water Resources Control Board, </w:t>
        </w:r>
      </w:hyperlink>
      <w:hyperlink r:id="rId19">
        <w:r w:rsidDel="00000000" w:rsidR="00000000" w:rsidRPr="00000000">
          <w:rPr>
            <w:rFonts w:ascii="Proxima Nova" w:cs="Proxima Nova" w:eastAsia="Proxima Nova" w:hAnsi="Proxima Nova"/>
            <w:color w:val="1155cc"/>
            <w:u w:val="single"/>
            <w:rtl w:val="0"/>
          </w:rPr>
          <w:t xml:space="preserve">202</w:t>
        </w:r>
      </w:hyperlink>
      <w:r w:rsidDel="00000000" w:rsidR="00000000" w:rsidRPr="00000000">
        <w:rPr>
          <w:rtl w:val="0"/>
        </w:rPr>
        <w:t xml:space="preserve">6</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 as a representation of where in-Delta communities are located. The SAFER program, </w:t>
      </w:r>
      <w:r w:rsidDel="00000000" w:rsidR="00000000" w:rsidRPr="00000000">
        <w:rPr>
          <w:rtl w:val="0"/>
        </w:rPr>
        <w:t xml:space="preserve">derived from the Safe and Affordable Drinking Water (SADW) Fund, is a collection of resources established with the goal of securing clean, affordable water across California (California State Water Resources Control Board, 2026). Figure `1 shows the funds that inform and support SAFER, and the resources SAFER provides Californians.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drawing>
          <wp:inline distB="114300" distT="114300" distL="114300" distR="114300">
            <wp:extent cx="5943600" cy="3302000"/>
            <wp:effectExtent b="0" l="0" r="0" t="0"/>
            <wp:docPr id="4"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Figure 1. SAFER program funding sources and services. Image obtained from California State Water Resources Control Board (2026).</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SAFER Dashboard is one tool born out of the program to identify failing and at-risk water systems across the state (</w:t>
      </w:r>
      <w:hyperlink r:id="rId21">
        <w:r w:rsidDel="00000000" w:rsidR="00000000" w:rsidRPr="00000000">
          <w:rPr>
            <w:color w:val="1155cc"/>
            <w:u w:val="single"/>
            <w:rtl w:val="0"/>
          </w:rPr>
          <w:t xml:space="preserve">California Water Boards, 2024</w:t>
        </w:r>
      </w:hyperlink>
      <w:r w:rsidDel="00000000" w:rsidR="00000000" w:rsidRPr="00000000">
        <w:rPr>
          <w:rtl w:val="0"/>
        </w:rPr>
        <w:t xml:space="preserve">). According to California Water Boards (2024):</w:t>
      </w:r>
    </w:p>
    <w:p w:rsidR="00000000" w:rsidDel="00000000" w:rsidP="00000000" w:rsidRDefault="00000000" w:rsidRPr="00000000" w14:paraId="000000A9">
      <w:pPr>
        <w:ind w:left="720" w:firstLine="0"/>
        <w:rPr/>
      </w:pPr>
      <w:r w:rsidDel="00000000" w:rsidR="00000000" w:rsidRPr="00000000">
        <w:rPr>
          <w:rtl w:val="0"/>
        </w:rPr>
        <w:t xml:space="preserve">The Dashboard displays risk drivers for public water systems. The Dashboard includes source data from the State Water Board, the Department of Water Resources, and the Office of Environmental Health Hazard Assessment. The Dashboard is used by internal staff and members of the public to identify and explore Failing and At-Risk public water systems and how they perform in the following risk categories: water quality, accessibility, affordability, and TMF (technical, managerial, and financial) capacity. The Dashboard displays summary statistics of the number of Failing and At-risk public water systems in different risk categories and shows users the locations of these systems.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systems included in the dashboard are public water systems (</w:t>
      </w:r>
      <w:hyperlink r:id="rId22">
        <w:r w:rsidDel="00000000" w:rsidR="00000000" w:rsidRPr="00000000">
          <w:rPr>
            <w:color w:val="1155cc"/>
            <w:u w:val="single"/>
            <w:rtl w:val="0"/>
          </w:rPr>
          <w:t xml:space="preserve">California State Water Resources Control Board, 2025</w:t>
        </w:r>
      </w:hyperlink>
      <w:r w:rsidDel="00000000" w:rsidR="00000000" w:rsidRPr="00000000">
        <w:rPr>
          <w:rtl w:val="0"/>
        </w:rPr>
        <w:t xml:space="preserve">). This includes municipal systems that undergo treatment, as well as wells and surface water systems that do not (</w:t>
      </w:r>
      <w:hyperlink r:id="rId23">
        <w:r w:rsidDel="00000000" w:rsidR="00000000" w:rsidRPr="00000000">
          <w:rPr>
            <w:color w:val="1155cc"/>
            <w:u w:val="single"/>
            <w:rtl w:val="0"/>
          </w:rPr>
          <w:t xml:space="preserve">California State Water Resources Control Board, 2025</w:t>
        </w:r>
      </w:hyperlink>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Since the SAFER locations are inland, points for the Just Transitions in the Delta project were moved from the land into the closest channel/body of water, to capture hydrodynamic modeling data output variations between the scenarios. In total, </w:t>
      </w:r>
      <w:r w:rsidDel="00000000" w:rsidR="00000000" w:rsidRPr="00000000">
        <w:rPr>
          <w:rtl w:val="0"/>
        </w:rPr>
        <w:t xml:space="preserve">49</w:t>
      </w:r>
      <w:r w:rsidDel="00000000" w:rsidR="00000000" w:rsidRPr="00000000">
        <w:rPr>
          <w:rFonts w:ascii="Proxima Nova" w:cs="Proxima Nova" w:eastAsia="Proxima Nova" w:hAnsi="Proxima Nova"/>
          <w:rtl w:val="0"/>
        </w:rPr>
        <w:t xml:space="preserve"> in-Delta point locations were selected. Figure 1 shows the distribution of point locations selected.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rFonts w:ascii="Proxima Nova" w:cs="Proxima Nova" w:eastAsia="Proxima Nova" w:hAnsi="Proxima Nova"/>
        </w:rPr>
      </w:pPr>
      <w:r w:rsidDel="00000000" w:rsidR="00000000" w:rsidRPr="00000000">
        <w:rPr>
          <w:rFonts w:ascii="Proxima Nova" w:cs="Proxima Nova" w:eastAsia="Proxima Nova" w:hAnsi="Proxima Nova"/>
        </w:rPr>
        <w:drawing>
          <wp:inline distB="19050" distT="19050" distL="19050" distR="19050">
            <wp:extent cx="5943600" cy="4394200"/>
            <wp:effectExtent b="0" l="0" r="0" t="0"/>
            <wp:docPr descr="Screenshot 2026-07-13 143857.png" id="1" name="image1.png"/>
            <a:graphic>
              <a:graphicData uri="http://schemas.openxmlformats.org/drawingml/2006/picture">
                <pic:pic>
                  <pic:nvPicPr>
                    <pic:cNvPr descr="Screenshot 2026-07-13 143857.png" id="0" name="image1.png"/>
                    <pic:cNvPicPr preferRelativeResize="0"/>
                  </pic:nvPicPr>
                  <pic:blipFill>
                    <a:blip r:embed="rId24"/>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Figure 1. Points for analysis, derived from SAFER drinking water system locations.</w:t>
      </w:r>
    </w:p>
    <w:p w:rsidR="00000000" w:rsidDel="00000000" w:rsidP="00000000" w:rsidRDefault="00000000" w:rsidRPr="00000000" w14:paraId="000000B1">
      <w:pPr>
        <w:pStyle w:val="Heading2"/>
        <w:rPr>
          <w:rFonts w:ascii="Proxima Nova" w:cs="Proxima Nova" w:eastAsia="Proxima Nova" w:hAnsi="Proxima Nova"/>
        </w:rPr>
      </w:pPr>
      <w:bookmarkStart w:colFirst="0" w:colLast="0" w:name="_1doagtfdvnx1" w:id="16"/>
      <w:bookmarkEnd w:id="16"/>
      <w:r w:rsidDel="00000000" w:rsidR="00000000" w:rsidRPr="00000000">
        <w:rPr>
          <w:rFonts w:ascii="Proxima Nova" w:cs="Proxima Nova" w:eastAsia="Proxima Nova" w:hAnsi="Proxima Nova"/>
          <w:rtl w:val="0"/>
        </w:rPr>
        <w:t xml:space="preserve">Vulnerability Classification</w:t>
      </w:r>
    </w:p>
    <w:p w:rsidR="00000000" w:rsidDel="00000000" w:rsidP="00000000" w:rsidRDefault="00000000" w:rsidRPr="00000000" w14:paraId="000000B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w:t>
      </w:r>
      <w:r w:rsidDel="00000000" w:rsidR="00000000" w:rsidRPr="00000000">
        <w:rPr>
          <w:rtl w:val="0"/>
        </w:rPr>
        <w:t xml:space="preserve">49</w:t>
      </w:r>
      <w:r w:rsidDel="00000000" w:rsidR="00000000" w:rsidRPr="00000000">
        <w:rPr>
          <w:rFonts w:ascii="Proxima Nova" w:cs="Proxima Nova" w:eastAsia="Proxima Nova" w:hAnsi="Proxima Nova"/>
          <w:rtl w:val="0"/>
        </w:rPr>
        <w:t xml:space="preserve"> selected point locations were cross-referenced with the Vulnerability Index interactive map (</w:t>
      </w:r>
      <w:hyperlink r:id="rId25">
        <w:r w:rsidDel="00000000" w:rsidR="00000000" w:rsidRPr="00000000">
          <w:rPr>
            <w:rFonts w:ascii="Proxima Nova" w:cs="Proxima Nova" w:eastAsia="Proxima Nova" w:hAnsi="Proxima Nova"/>
            <w:color w:val="1155cc"/>
            <w:u w:val="single"/>
            <w:rtl w:val="0"/>
          </w:rPr>
          <w:t xml:space="preserve">Delta Stewardship Council, 2020</w:t>
        </w:r>
      </w:hyperlink>
      <w:r w:rsidDel="00000000" w:rsidR="00000000" w:rsidRPr="00000000">
        <w:rPr>
          <w:rFonts w:ascii="Proxima Nova" w:cs="Proxima Nova" w:eastAsia="Proxima Nova" w:hAnsi="Proxima Nova"/>
          <w:rtl w:val="0"/>
        </w:rPr>
        <w:t xml:space="preserve">), in order to assign each point location its corresponding vulnerability classification. The points, matched with the vulnerability index, are shown in Figure 2.</w:t>
      </w:r>
    </w:p>
    <w:p w:rsidR="00000000" w:rsidDel="00000000" w:rsidP="00000000" w:rsidRDefault="00000000" w:rsidRPr="00000000" w14:paraId="000000B3">
      <w:pPr>
        <w:jc w:val="center"/>
        <w:rPr>
          <w:rFonts w:ascii="Proxima Nova" w:cs="Proxima Nova" w:eastAsia="Proxima Nova" w:hAnsi="Proxima Nova"/>
        </w:rPr>
      </w:pPr>
      <w:r w:rsidDel="00000000" w:rsidR="00000000" w:rsidRPr="00000000">
        <w:rPr>
          <w:rFonts w:ascii="Proxima Nova" w:cs="Proxima Nova" w:eastAsia="Proxima Nova" w:hAnsi="Proxima Nova"/>
        </w:rPr>
        <w:drawing>
          <wp:inline distB="19050" distT="19050" distL="19050" distR="19050">
            <wp:extent cx="4872038" cy="5058668"/>
            <wp:effectExtent b="0" l="0" r="0" t="0"/>
            <wp:docPr descr="Screenshot 2026-05-05 at 12.29.10 PM.png" id="3" name="image4.png"/>
            <a:graphic>
              <a:graphicData uri="http://schemas.openxmlformats.org/drawingml/2006/picture">
                <pic:pic>
                  <pic:nvPicPr>
                    <pic:cNvPr descr="Screenshot 2026-05-05 at 12.29.10 PM.png" id="0" name="image4.png"/>
                    <pic:cNvPicPr preferRelativeResize="0"/>
                  </pic:nvPicPr>
                  <pic:blipFill>
                    <a:blip r:embed="rId26"/>
                    <a:srcRect b="0" l="46154" r="0" t="0"/>
                    <a:stretch>
                      <a:fillRect/>
                    </a:stretch>
                  </pic:blipFill>
                  <pic:spPr>
                    <a:xfrm>
                      <a:off x="0" y="0"/>
                      <a:ext cx="4872038" cy="5058668"/>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Figure 2. Point locations with Vulnerability Index </w:t>
      </w:r>
      <w:r w:rsidDel="00000000" w:rsidR="00000000" w:rsidRPr="00000000">
        <w:rPr>
          <w:rFonts w:ascii="Proxima Nova" w:cs="Proxima Nova" w:eastAsia="Proxima Nova" w:hAnsi="Proxima Nova"/>
          <w:rtl w:val="0"/>
        </w:rPr>
        <w:t xml:space="preserve">classification</w:t>
      </w:r>
      <w:r w:rsidDel="00000000" w:rsidR="00000000" w:rsidRPr="00000000">
        <w:rPr>
          <w:rFonts w:ascii="Proxima Nova" w:cs="Proxima Nova" w:eastAsia="Proxima Nova" w:hAnsi="Proxima Nova"/>
          <w:rtl w:val="0"/>
        </w:rPr>
        <w:t xml:space="preserve"> overlay.</w:t>
      </w:r>
    </w:p>
    <w:p w:rsidR="00000000" w:rsidDel="00000000" w:rsidP="00000000" w:rsidRDefault="00000000" w:rsidRPr="00000000" w14:paraId="000000B5">
      <w:pPr>
        <w:pStyle w:val="Heading3"/>
        <w:rPr>
          <w:rFonts w:ascii="Proxima Nova" w:cs="Proxima Nova" w:eastAsia="Proxima Nova" w:hAnsi="Proxima Nova"/>
        </w:rPr>
      </w:pPr>
      <w:bookmarkStart w:colFirst="0" w:colLast="0" w:name="_7ndoypb7qj4k" w:id="17"/>
      <w:bookmarkEnd w:id="17"/>
      <w:r w:rsidDel="00000000" w:rsidR="00000000" w:rsidRPr="00000000">
        <w:rPr>
          <w:rFonts w:ascii="Proxima Nova" w:cs="Proxima Nova" w:eastAsia="Proxima Nova" w:hAnsi="Proxima Nova"/>
          <w:rtl w:val="0"/>
        </w:rPr>
        <w:t xml:space="preserve">List</w:t>
      </w:r>
      <w:r w:rsidDel="00000000" w:rsidR="00000000" w:rsidRPr="00000000">
        <w:rPr>
          <w:rFonts w:ascii="Proxima Nova" w:cs="Proxima Nova" w:eastAsia="Proxima Nova" w:hAnsi="Proxima Nova"/>
          <w:rtl w:val="0"/>
        </w:rPr>
        <w:t xml:space="preserve"> of Points by Vulnerability Classification: Adaptation Scenarios</w:t>
      </w:r>
    </w:p>
    <w:p w:rsidR="00000000" w:rsidDel="00000000" w:rsidP="00000000" w:rsidRDefault="00000000" w:rsidRPr="00000000" w14:paraId="000000B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w:t>
      </w:r>
      <w:r w:rsidDel="00000000" w:rsidR="00000000" w:rsidRPr="00000000">
        <w:rPr>
          <w:rtl w:val="0"/>
        </w:rPr>
        <w:t xml:space="preserve">49</w:t>
      </w:r>
      <w:r w:rsidDel="00000000" w:rsidR="00000000" w:rsidRPr="00000000">
        <w:rPr>
          <w:rFonts w:ascii="Proxima Nova" w:cs="Proxima Nova" w:eastAsia="Proxima Nova" w:hAnsi="Proxima Nova"/>
          <w:rtl w:val="0"/>
        </w:rPr>
        <w:t xml:space="preserve"> point locations derived from SAFER are listed by modeling station number and name, sorted by vulnerability classification.</w:t>
      </w:r>
    </w:p>
    <w:p w:rsidR="00000000" w:rsidDel="00000000" w:rsidP="00000000" w:rsidRDefault="00000000" w:rsidRPr="00000000" w14:paraId="000000B7">
      <w:pPr>
        <w:pStyle w:val="Heading4"/>
        <w:rPr>
          <w:rFonts w:ascii="Proxima Nova" w:cs="Proxima Nova" w:eastAsia="Proxima Nova" w:hAnsi="Proxima Nova"/>
        </w:rPr>
      </w:pPr>
      <w:bookmarkStart w:colFirst="0" w:colLast="0" w:name="_jtc58jfquc5r" w:id="18"/>
      <w:bookmarkEnd w:id="18"/>
      <w:r w:rsidDel="00000000" w:rsidR="00000000" w:rsidRPr="00000000">
        <w:rPr>
          <w:rFonts w:ascii="Proxima Nova" w:cs="Proxima Nova" w:eastAsia="Proxima Nova" w:hAnsi="Proxima Nova"/>
          <w:rtl w:val="0"/>
        </w:rPr>
        <w:t xml:space="preserve">Moderate Vulnerability</w:t>
      </w:r>
    </w:p>
    <w:p w:rsidR="00000000" w:rsidDel="00000000" w:rsidP="00000000" w:rsidRDefault="00000000" w:rsidRPr="00000000" w14:paraId="000000B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 total, there are 1</w:t>
      </w:r>
      <w:r w:rsidDel="00000000" w:rsidR="00000000" w:rsidRPr="00000000">
        <w:rPr>
          <w:rtl w:val="0"/>
        </w:rPr>
        <w:t xml:space="preserve">0</w:t>
      </w:r>
      <w:r w:rsidDel="00000000" w:rsidR="00000000" w:rsidRPr="00000000">
        <w:rPr>
          <w:rFonts w:ascii="Proxima Nova" w:cs="Proxima Nova" w:eastAsia="Proxima Nova" w:hAnsi="Proxima Nova"/>
          <w:rtl w:val="0"/>
        </w:rPr>
        <w:t xml:space="preserve"> points classified as moderate vulnerability:</w:t>
      </w:r>
    </w:p>
    <w:p w:rsidR="00000000" w:rsidDel="00000000" w:rsidP="00000000" w:rsidRDefault="00000000" w:rsidRPr="00000000" w14:paraId="000000B9">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(219) Clarksburg at Sacramento River</w:t>
      </w:r>
    </w:p>
    <w:p w:rsidR="00000000" w:rsidDel="00000000" w:rsidP="00000000" w:rsidRDefault="00000000" w:rsidRPr="00000000" w14:paraId="000000BA">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(224) Sacramento River at Hood</w:t>
      </w:r>
      <w:r w:rsidDel="00000000" w:rsidR="00000000" w:rsidRPr="00000000">
        <w:rPr>
          <w:rtl w:val="0"/>
        </w:rPr>
      </w:r>
    </w:p>
    <w:p w:rsidR="00000000" w:rsidDel="00000000" w:rsidP="00000000" w:rsidRDefault="00000000" w:rsidRPr="00000000" w14:paraId="000000BB">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(237) Sa</w:t>
      </w:r>
      <w:r w:rsidDel="00000000" w:rsidR="00000000" w:rsidRPr="00000000">
        <w:rPr>
          <w:rFonts w:ascii="Proxima Nova" w:cs="Proxima Nova" w:eastAsia="Proxima Nova" w:hAnsi="Proxima Nova"/>
          <w:rtl w:val="0"/>
        </w:rPr>
        <w:t xml:space="preserve">cramento River at Freeport</w:t>
      </w:r>
    </w:p>
    <w:p w:rsidR="00000000" w:rsidDel="00000000" w:rsidP="00000000" w:rsidRDefault="00000000" w:rsidRPr="00000000" w14:paraId="000000BC">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(262) Du</w:t>
      </w:r>
      <w:r w:rsidDel="00000000" w:rsidR="00000000" w:rsidRPr="00000000">
        <w:rPr>
          <w:rFonts w:ascii="Proxima Nova" w:cs="Proxima Nova" w:eastAsia="Proxima Nova" w:hAnsi="Proxima Nova"/>
          <w:rtl w:val="0"/>
        </w:rPr>
        <w:t xml:space="preserve">tch Slough</w:t>
      </w:r>
    </w:p>
    <w:p w:rsidR="00000000" w:rsidDel="00000000" w:rsidP="00000000" w:rsidRDefault="00000000" w:rsidRPr="00000000" w14:paraId="000000BD">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(271) Willow Park Marina at Sand Mound Slough</w:t>
      </w:r>
    </w:p>
    <w:p w:rsidR="00000000" w:rsidDel="00000000" w:rsidP="00000000" w:rsidRDefault="00000000" w:rsidRPr="00000000" w14:paraId="000000BE">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(273) Sum</w:t>
      </w:r>
      <w:r w:rsidDel="00000000" w:rsidR="00000000" w:rsidRPr="00000000">
        <w:rPr>
          <w:rFonts w:ascii="Proxima Nova" w:cs="Proxima Nova" w:eastAsia="Proxima Nova" w:hAnsi="Proxima Nova"/>
          <w:rtl w:val="0"/>
        </w:rPr>
        <w:t xml:space="preserve">mer Lake at Sand Mound Slough</w:t>
      </w:r>
    </w:p>
    <w:p w:rsidR="00000000" w:rsidDel="00000000" w:rsidP="00000000" w:rsidRDefault="00000000" w:rsidRPr="00000000" w14:paraId="000000BF">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(278) Orowood at Old River</w:t>
      </w:r>
    </w:p>
    <w:p w:rsidR="00000000" w:rsidDel="00000000" w:rsidP="00000000" w:rsidRDefault="00000000" w:rsidRPr="00000000" w14:paraId="000000C0">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(289) D</w:t>
      </w:r>
      <w:r w:rsidDel="00000000" w:rsidR="00000000" w:rsidRPr="00000000">
        <w:rPr>
          <w:rFonts w:ascii="Proxima Nova" w:cs="Proxima Nova" w:eastAsia="Proxima Nova" w:hAnsi="Proxima Nova"/>
          <w:rtl w:val="0"/>
        </w:rPr>
        <w:t xml:space="preserve">iscovery Bay at Indian Slough</w:t>
      </w:r>
    </w:p>
    <w:p w:rsidR="00000000" w:rsidDel="00000000" w:rsidP="00000000" w:rsidRDefault="00000000" w:rsidRPr="00000000" w14:paraId="000000C1">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(408) Tom</w:t>
      </w:r>
      <w:r w:rsidDel="00000000" w:rsidR="00000000" w:rsidRPr="00000000">
        <w:rPr>
          <w:rFonts w:ascii="Proxima Nova" w:cs="Proxima Nova" w:eastAsia="Proxima Nova" w:hAnsi="Proxima Nova"/>
          <w:rtl w:val="0"/>
        </w:rPr>
        <w:t xml:space="preserve"> Paine Slough near Pescadero</w:t>
      </w:r>
    </w:p>
    <w:p w:rsidR="00000000" w:rsidDel="00000000" w:rsidP="00000000" w:rsidRDefault="00000000" w:rsidRPr="00000000" w14:paraId="000000C2">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(419) San </w:t>
      </w:r>
      <w:r w:rsidDel="00000000" w:rsidR="00000000" w:rsidRPr="00000000">
        <w:rPr>
          <w:rFonts w:ascii="Proxima Nova" w:cs="Proxima Nova" w:eastAsia="Proxima Nova" w:hAnsi="Proxima Nova"/>
          <w:rtl w:val="0"/>
        </w:rPr>
        <w:t xml:space="preserve">Joaquin at Mossdale Bridge</w:t>
      </w:r>
    </w:p>
    <w:p w:rsidR="00000000" w:rsidDel="00000000" w:rsidP="00000000" w:rsidRDefault="00000000" w:rsidRPr="00000000" w14:paraId="000000C3">
      <w:pPr>
        <w:pStyle w:val="Heading4"/>
        <w:rPr>
          <w:rFonts w:ascii="Proxima Nova" w:cs="Proxima Nova" w:eastAsia="Proxima Nova" w:hAnsi="Proxima Nova"/>
        </w:rPr>
      </w:pPr>
      <w:bookmarkStart w:colFirst="0" w:colLast="0" w:name="_tg0wff9p36r" w:id="19"/>
      <w:bookmarkEnd w:id="19"/>
      <w:r w:rsidDel="00000000" w:rsidR="00000000" w:rsidRPr="00000000">
        <w:rPr>
          <w:rFonts w:ascii="Proxima Nova" w:cs="Proxima Nova" w:eastAsia="Proxima Nova" w:hAnsi="Proxima Nova"/>
          <w:rtl w:val="0"/>
        </w:rPr>
        <w:t xml:space="preserve">High Vulnerability</w:t>
      </w:r>
    </w:p>
    <w:p w:rsidR="00000000" w:rsidDel="00000000" w:rsidP="00000000" w:rsidRDefault="00000000" w:rsidRPr="00000000" w14:paraId="000000C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 total, there are 36 points that are classified as high vulnerability:</w:t>
      </w:r>
    </w:p>
    <w:p w:rsidR="00000000" w:rsidDel="00000000" w:rsidP="00000000" w:rsidRDefault="00000000" w:rsidRPr="00000000" w14:paraId="000000C5">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(82) Sacramento River at Mallard Island</w:t>
      </w:r>
    </w:p>
    <w:p w:rsidR="00000000" w:rsidDel="00000000" w:rsidP="00000000" w:rsidRDefault="00000000" w:rsidRPr="00000000" w14:paraId="000000C6">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(85) Pittsburg</w:t>
      </w:r>
    </w:p>
    <w:p w:rsidR="00000000" w:rsidDel="00000000" w:rsidP="00000000" w:rsidRDefault="00000000" w:rsidRPr="00000000" w14:paraId="000000C7">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(96) San Joaquin at Antioch</w:t>
      </w:r>
    </w:p>
    <w:p w:rsidR="00000000" w:rsidDel="00000000" w:rsidP="00000000" w:rsidRDefault="00000000" w:rsidRPr="00000000" w14:paraId="000000C8">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(102) Sacramento River near Sherman Island</w:t>
      </w:r>
    </w:p>
    <w:p w:rsidR="00000000" w:rsidDel="00000000" w:rsidP="00000000" w:rsidRDefault="00000000" w:rsidRPr="00000000" w14:paraId="000000C9">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(120) San Joaquin River at Twitchell Island</w:t>
      </w:r>
    </w:p>
    <w:p w:rsidR="00000000" w:rsidDel="00000000" w:rsidP="00000000" w:rsidRDefault="00000000" w:rsidRPr="00000000" w14:paraId="000000CA">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(125) Vieras Resort at Sacramento River</w:t>
      </w:r>
    </w:p>
    <w:p w:rsidR="00000000" w:rsidDel="00000000" w:rsidP="00000000" w:rsidRDefault="00000000" w:rsidRPr="00000000" w14:paraId="000000CB">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(126) Isleton at Sacramento River</w:t>
      </w:r>
    </w:p>
    <w:p w:rsidR="00000000" w:rsidDel="00000000" w:rsidP="00000000" w:rsidRDefault="00000000" w:rsidRPr="00000000" w14:paraId="000000CC">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(127) Brannan Marinas at San Joaquin River</w:t>
      </w:r>
    </w:p>
    <w:p w:rsidR="00000000" w:rsidDel="00000000" w:rsidP="00000000" w:rsidRDefault="00000000" w:rsidRPr="00000000" w14:paraId="000000CD">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(131) Georgiana Slough at Mokelumne River</w:t>
      </w:r>
    </w:p>
    <w:p w:rsidR="00000000" w:rsidDel="00000000" w:rsidP="00000000" w:rsidRDefault="00000000" w:rsidRPr="00000000" w14:paraId="000000CE">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(133) Mokelumne River at Andrus Island</w:t>
      </w:r>
    </w:p>
    <w:p w:rsidR="00000000" w:rsidDel="00000000" w:rsidP="00000000" w:rsidRDefault="00000000" w:rsidRPr="00000000" w14:paraId="000000CF">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(134) Brannan Marinas at Mokelumne and San Joaquin River Confluence</w:t>
      </w:r>
    </w:p>
    <w:p w:rsidR="00000000" w:rsidDel="00000000" w:rsidP="00000000" w:rsidRDefault="00000000" w:rsidRPr="00000000" w14:paraId="000000D0">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(136) Pot</w:t>
      </w:r>
      <w:r w:rsidDel="00000000" w:rsidR="00000000" w:rsidRPr="00000000">
        <w:rPr>
          <w:rFonts w:ascii="Proxima Nova" w:cs="Proxima Nova" w:eastAsia="Proxima Nova" w:hAnsi="Proxima Nova"/>
          <w:rtl w:val="0"/>
        </w:rPr>
        <w:t xml:space="preserve">ato Slough at North Venice Island</w:t>
      </w:r>
    </w:p>
    <w:p w:rsidR="00000000" w:rsidDel="00000000" w:rsidP="00000000" w:rsidRDefault="00000000" w:rsidRPr="00000000" w14:paraId="000000D1">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(138) Mokelumne River (South Fork) at Staten Island</w:t>
      </w:r>
    </w:p>
    <w:p w:rsidR="00000000" w:rsidDel="00000000" w:rsidP="00000000" w:rsidRDefault="00000000" w:rsidRPr="00000000" w14:paraId="000000D2">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(181) Snug Harbor Marina at Steamboat Slough</w:t>
      </w:r>
    </w:p>
    <w:p w:rsidR="00000000" w:rsidDel="00000000" w:rsidP="00000000" w:rsidRDefault="00000000" w:rsidRPr="00000000" w14:paraId="000000D3">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(197) Cortland at Sacramento River</w:t>
      </w:r>
    </w:p>
    <w:p w:rsidR="00000000" w:rsidDel="00000000" w:rsidP="00000000" w:rsidRDefault="00000000" w:rsidRPr="00000000" w14:paraId="000000D4">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(202) Ryde at Sacramento River</w:t>
      </w:r>
    </w:p>
    <w:p w:rsidR="00000000" w:rsidDel="00000000" w:rsidP="00000000" w:rsidRDefault="00000000" w:rsidRPr="00000000" w14:paraId="000000D5">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(204) </w:t>
      </w:r>
      <w:r w:rsidDel="00000000" w:rsidR="00000000" w:rsidRPr="00000000">
        <w:rPr>
          <w:rFonts w:ascii="Proxima Nova" w:cs="Proxima Nova" w:eastAsia="Proxima Nova" w:hAnsi="Proxima Nova"/>
          <w:rtl w:val="0"/>
        </w:rPr>
        <w:t xml:space="preserve">Trailer Park at Sacramento River</w:t>
      </w:r>
    </w:p>
    <w:p w:rsidR="00000000" w:rsidDel="00000000" w:rsidP="00000000" w:rsidRDefault="00000000" w:rsidRPr="00000000" w14:paraId="000000D6">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(226) Georgiana Slough near Sacramento River</w:t>
      </w:r>
    </w:p>
    <w:p w:rsidR="00000000" w:rsidDel="00000000" w:rsidP="00000000" w:rsidRDefault="00000000" w:rsidRPr="00000000" w14:paraId="000000D7">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(227) Sacramento River at Walnut Grove</w:t>
      </w:r>
    </w:p>
    <w:p w:rsidR="00000000" w:rsidDel="00000000" w:rsidP="00000000" w:rsidRDefault="00000000" w:rsidRPr="00000000" w14:paraId="000000D8">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(228) East Courtland</w:t>
      </w:r>
    </w:p>
    <w:p w:rsidR="00000000" w:rsidDel="00000000" w:rsidP="00000000" w:rsidRDefault="00000000" w:rsidRPr="00000000" w14:paraId="000000D9">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(231) Walnut Grove Cross Channel at Sacramento River</w:t>
      </w:r>
    </w:p>
    <w:p w:rsidR="00000000" w:rsidDel="00000000" w:rsidP="00000000" w:rsidRDefault="00000000" w:rsidRPr="00000000" w14:paraId="000000DA">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(232) Old Walnut Grove at Snodgrass Slough</w:t>
      </w:r>
    </w:p>
    <w:p w:rsidR="00000000" w:rsidDel="00000000" w:rsidP="00000000" w:rsidRDefault="00000000" w:rsidRPr="00000000" w14:paraId="000000DB">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(233) Locke at</w:t>
      </w:r>
      <w:r w:rsidDel="00000000" w:rsidR="00000000" w:rsidRPr="00000000">
        <w:rPr>
          <w:rFonts w:ascii="Proxima Nova" w:cs="Proxima Nova" w:eastAsia="Proxima Nova" w:hAnsi="Proxima Nova"/>
          <w:rtl w:val="0"/>
        </w:rPr>
        <w:t xml:space="preserve"> Sacramento River</w:t>
      </w:r>
    </w:p>
    <w:p w:rsidR="00000000" w:rsidDel="00000000" w:rsidP="00000000" w:rsidRDefault="00000000" w:rsidRPr="00000000" w14:paraId="000000DC">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(242) Delta Meadows</w:t>
      </w:r>
    </w:p>
    <w:p w:rsidR="00000000" w:rsidDel="00000000" w:rsidP="00000000" w:rsidRDefault="00000000" w:rsidRPr="00000000" w14:paraId="000000DD">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(243) Wimpy's Marina at Mokelumne Confluence</w:t>
      </w:r>
    </w:p>
    <w:p w:rsidR="00000000" w:rsidDel="00000000" w:rsidP="00000000" w:rsidRDefault="00000000" w:rsidRPr="00000000" w14:paraId="000000DE">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(244) South Mokelumne River at New Hope Bridge near Walnut Grove</w:t>
      </w:r>
    </w:p>
    <w:p w:rsidR="00000000" w:rsidDel="00000000" w:rsidP="00000000" w:rsidRDefault="00000000" w:rsidRPr="00000000" w14:paraId="000000DF">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(256) Mokelumne River at Benson's Ferry</w:t>
      </w:r>
    </w:p>
    <w:p w:rsidR="00000000" w:rsidDel="00000000" w:rsidP="00000000" w:rsidRDefault="00000000" w:rsidRPr="00000000" w14:paraId="000000E0">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(261) Ta</w:t>
      </w:r>
      <w:r w:rsidDel="00000000" w:rsidR="00000000" w:rsidRPr="00000000">
        <w:rPr>
          <w:rFonts w:ascii="Proxima Nova" w:cs="Proxima Nova" w:eastAsia="Proxima Nova" w:hAnsi="Proxima Nova"/>
          <w:rtl w:val="0"/>
        </w:rPr>
        <w:t xml:space="preserve">ylor Slough</w:t>
      </w:r>
    </w:p>
    <w:p w:rsidR="00000000" w:rsidDel="00000000" w:rsidP="00000000" w:rsidRDefault="00000000" w:rsidRPr="00000000" w14:paraId="000000E1">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(264) Taylor Slough and Dutch Slough Confluence</w:t>
      </w:r>
    </w:p>
    <w:p w:rsidR="00000000" w:rsidDel="00000000" w:rsidP="00000000" w:rsidRDefault="00000000" w:rsidRPr="00000000" w14:paraId="000000E2">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(267) Farrar P</w:t>
      </w:r>
      <w:r w:rsidDel="00000000" w:rsidR="00000000" w:rsidRPr="00000000">
        <w:rPr>
          <w:rFonts w:ascii="Proxima Nova" w:cs="Proxima Nova" w:eastAsia="Proxima Nova" w:hAnsi="Proxima Nova"/>
          <w:rtl w:val="0"/>
        </w:rPr>
        <w:t xml:space="preserve">ark</w:t>
      </w:r>
    </w:p>
    <w:p w:rsidR="00000000" w:rsidDel="00000000" w:rsidP="00000000" w:rsidRDefault="00000000" w:rsidRPr="00000000" w14:paraId="000000E3">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(274) Piper Slough at Bethel Tract</w:t>
      </w:r>
    </w:p>
    <w:p w:rsidR="00000000" w:rsidDel="00000000" w:rsidP="00000000" w:rsidRDefault="00000000" w:rsidRPr="00000000" w14:paraId="000000E4">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(277) Bet</w:t>
      </w:r>
      <w:r w:rsidDel="00000000" w:rsidR="00000000" w:rsidRPr="00000000">
        <w:rPr>
          <w:rFonts w:ascii="Proxima Nova" w:cs="Proxima Nova" w:eastAsia="Proxima Nova" w:hAnsi="Proxima Nova"/>
          <w:rtl w:val="0"/>
        </w:rPr>
        <w:t xml:space="preserve">hel Island at Delta Coves</w:t>
      </w:r>
    </w:p>
    <w:p w:rsidR="00000000" w:rsidDel="00000000" w:rsidP="00000000" w:rsidRDefault="00000000" w:rsidRPr="00000000" w14:paraId="000000E5">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(413) Old River at Head</w:t>
      </w:r>
    </w:p>
    <w:p w:rsidR="00000000" w:rsidDel="00000000" w:rsidP="00000000" w:rsidRDefault="00000000" w:rsidRPr="00000000" w14:paraId="000000E6">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(414) San Joaquin River at Brandt Bridge</w:t>
      </w:r>
    </w:p>
    <w:p w:rsidR="00000000" w:rsidDel="00000000" w:rsidP="00000000" w:rsidRDefault="00000000" w:rsidRPr="00000000" w14:paraId="000000E7">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(417) S</w:t>
      </w:r>
      <w:r w:rsidDel="00000000" w:rsidR="00000000" w:rsidRPr="00000000">
        <w:rPr>
          <w:rFonts w:ascii="Proxima Nova" w:cs="Proxima Nova" w:eastAsia="Proxima Nova" w:hAnsi="Proxima Nova"/>
          <w:rtl w:val="0"/>
        </w:rPr>
        <w:t xml:space="preserve">an Joaquin River above Dos Reis</w:t>
      </w:r>
    </w:p>
    <w:p w:rsidR="00000000" w:rsidDel="00000000" w:rsidP="00000000" w:rsidRDefault="00000000" w:rsidRPr="00000000" w14:paraId="000000E8">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(425) San Joa</w:t>
      </w:r>
      <w:r w:rsidDel="00000000" w:rsidR="00000000" w:rsidRPr="00000000">
        <w:rPr>
          <w:rFonts w:ascii="Proxima Nova" w:cs="Proxima Nova" w:eastAsia="Proxima Nova" w:hAnsi="Proxima Nova"/>
          <w:rtl w:val="0"/>
        </w:rPr>
        <w:t xml:space="preserve">quin River near Vernalis</w:t>
      </w:r>
    </w:p>
    <w:p w:rsidR="00000000" w:rsidDel="00000000" w:rsidP="00000000" w:rsidRDefault="00000000" w:rsidRPr="00000000" w14:paraId="000000E9">
      <w:pPr>
        <w:pStyle w:val="Heading4"/>
        <w:rPr>
          <w:rFonts w:ascii="Proxima Nova" w:cs="Proxima Nova" w:eastAsia="Proxima Nova" w:hAnsi="Proxima Nova"/>
        </w:rPr>
      </w:pPr>
      <w:bookmarkStart w:colFirst="0" w:colLast="0" w:name="_703w4zo5bs8n" w:id="20"/>
      <w:bookmarkEnd w:id="20"/>
      <w:r w:rsidDel="00000000" w:rsidR="00000000" w:rsidRPr="00000000">
        <w:rPr>
          <w:rFonts w:ascii="Proxima Nova" w:cs="Proxima Nova" w:eastAsia="Proxima Nova" w:hAnsi="Proxima Nova"/>
          <w:rtl w:val="0"/>
        </w:rPr>
        <w:t xml:space="preserve">Highest Vulnerability</w:t>
      </w:r>
    </w:p>
    <w:p w:rsidR="00000000" w:rsidDel="00000000" w:rsidP="00000000" w:rsidRDefault="00000000" w:rsidRPr="00000000" w14:paraId="000000E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 total, there are three points that are classified as highest vulnerability:</w:t>
      </w:r>
    </w:p>
    <w:p w:rsidR="00000000" w:rsidDel="00000000" w:rsidP="00000000" w:rsidRDefault="00000000" w:rsidRPr="00000000" w14:paraId="000000EB">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(330) King Island Marina Trailer Park at White Slough</w:t>
      </w:r>
    </w:p>
    <w:p w:rsidR="00000000" w:rsidDel="00000000" w:rsidP="00000000" w:rsidRDefault="00000000" w:rsidRPr="00000000" w14:paraId="000000EC">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(346) St</w:t>
      </w:r>
      <w:r w:rsidDel="00000000" w:rsidR="00000000" w:rsidRPr="00000000">
        <w:rPr>
          <w:rFonts w:ascii="Proxima Nova" w:cs="Proxima Nova" w:eastAsia="Proxima Nova" w:hAnsi="Proxima Nova"/>
          <w:rtl w:val="0"/>
        </w:rPr>
        <w:t xml:space="preserve">ockton Ship Channel below Burns Cut-off</w:t>
      </w:r>
    </w:p>
    <w:p w:rsidR="00000000" w:rsidDel="00000000" w:rsidP="00000000" w:rsidRDefault="00000000" w:rsidRPr="00000000" w14:paraId="000000ED">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(412) San Jo</w:t>
      </w:r>
      <w:r w:rsidDel="00000000" w:rsidR="00000000" w:rsidRPr="00000000">
        <w:rPr>
          <w:rFonts w:ascii="Proxima Nova" w:cs="Proxima Nova" w:eastAsia="Proxima Nova" w:hAnsi="Proxima Nova"/>
          <w:rtl w:val="0"/>
        </w:rPr>
        <w:t xml:space="preserve">aquin River below Garwood Bridge</w:t>
      </w:r>
    </w:p>
    <w:p w:rsidR="00000000" w:rsidDel="00000000" w:rsidP="00000000" w:rsidRDefault="00000000" w:rsidRPr="00000000" w14:paraId="000000EE">
      <w:pPr>
        <w:pStyle w:val="Heading3"/>
        <w:rPr/>
      </w:pPr>
      <w:bookmarkStart w:colFirst="0" w:colLast="0" w:name="_jgicli7q5n3d" w:id="21"/>
      <w:bookmarkEnd w:id="21"/>
      <w:r w:rsidDel="00000000" w:rsidR="00000000" w:rsidRPr="00000000">
        <w:rPr>
          <w:rtl w:val="0"/>
        </w:rPr>
        <w:t xml:space="preserve">List of Point Locations by Vulnerability Classification: Tiered Outflow Analysis</w:t>
      </w:r>
    </w:p>
    <w:p w:rsidR="00000000" w:rsidDel="00000000" w:rsidP="00000000" w:rsidRDefault="00000000" w:rsidRPr="00000000" w14:paraId="000000EF">
      <w:pPr>
        <w:rPr/>
      </w:pPr>
      <w:r w:rsidDel="00000000" w:rsidR="00000000" w:rsidRPr="00000000">
        <w:rPr>
          <w:rtl w:val="0"/>
        </w:rPr>
        <w:t xml:space="preserve">The points chosen for the tiered outflow run analysis were also derived from the SAFER dataset; however, there are only 46 utilized points. This is an artifact of the different modeling used to measure the tiered outflows versus the adaptation scenarios. While the locations are mostly overlapping/similar, there are some discrepancies. Below is the list of 46 point locations used for the tiered outflow analysis, listed by modeling station name, sorted by vulnerability classification.</w:t>
      </w:r>
    </w:p>
    <w:p w:rsidR="00000000" w:rsidDel="00000000" w:rsidP="00000000" w:rsidRDefault="00000000" w:rsidRPr="00000000" w14:paraId="000000F0">
      <w:pPr>
        <w:pStyle w:val="Heading4"/>
        <w:rPr/>
      </w:pPr>
      <w:bookmarkStart w:colFirst="0" w:colLast="0" w:name="_f9nlfrtydidg" w:id="22"/>
      <w:bookmarkEnd w:id="22"/>
      <w:r w:rsidDel="00000000" w:rsidR="00000000" w:rsidRPr="00000000">
        <w:rPr>
          <w:rtl w:val="0"/>
        </w:rPr>
        <w:t xml:space="preserve">Moderate Vulnerability</w:t>
      </w:r>
    </w:p>
    <w:p w:rsidR="00000000" w:rsidDel="00000000" w:rsidP="00000000" w:rsidRDefault="00000000" w:rsidRPr="00000000" w14:paraId="000000F1">
      <w:pPr>
        <w:rPr/>
      </w:pPr>
      <w:r w:rsidDel="00000000" w:rsidR="00000000" w:rsidRPr="00000000">
        <w:rPr>
          <w:rtl w:val="0"/>
        </w:rPr>
        <w:t xml:space="preserve">In total, there are 10 points classified as moderate vulnerability:</w:t>
      </w:r>
    </w:p>
    <w:p w:rsidR="00000000" w:rsidDel="00000000" w:rsidP="00000000" w:rsidRDefault="00000000" w:rsidRPr="00000000" w14:paraId="000000F2">
      <w:pPr>
        <w:rPr/>
      </w:pPr>
      <w:r w:rsidDel="00000000" w:rsidR="00000000" w:rsidRPr="00000000">
        <w:rPr>
          <w:rtl w:val="0"/>
        </w:rPr>
        <w:tab/>
        <w:t xml:space="preserve">Discovery Bay at Indiana Slough</w:t>
      </w:r>
    </w:p>
    <w:p w:rsidR="00000000" w:rsidDel="00000000" w:rsidP="00000000" w:rsidRDefault="00000000" w:rsidRPr="00000000" w14:paraId="000000F3">
      <w:pPr>
        <w:rPr/>
      </w:pPr>
      <w:r w:rsidDel="00000000" w:rsidR="00000000" w:rsidRPr="00000000">
        <w:rPr>
          <w:rtl w:val="0"/>
        </w:rPr>
        <w:tab/>
        <w:t xml:space="preserve">Tom Paine Slough near Pescadero</w:t>
      </w:r>
    </w:p>
    <w:p w:rsidR="00000000" w:rsidDel="00000000" w:rsidP="00000000" w:rsidRDefault="00000000" w:rsidRPr="00000000" w14:paraId="000000F4">
      <w:pPr>
        <w:rPr/>
      </w:pPr>
      <w:r w:rsidDel="00000000" w:rsidR="00000000" w:rsidRPr="00000000">
        <w:rPr>
          <w:rtl w:val="0"/>
        </w:rPr>
        <w:tab/>
        <w:t xml:space="preserve">Sacramento River at Freeport</w:t>
      </w:r>
    </w:p>
    <w:p w:rsidR="00000000" w:rsidDel="00000000" w:rsidP="00000000" w:rsidRDefault="00000000" w:rsidRPr="00000000" w14:paraId="000000F5">
      <w:pPr>
        <w:rPr/>
      </w:pPr>
      <w:r w:rsidDel="00000000" w:rsidR="00000000" w:rsidRPr="00000000">
        <w:rPr>
          <w:rtl w:val="0"/>
        </w:rPr>
        <w:tab/>
        <w:t xml:space="preserve">San Joaquin at Mossdale Bridge</w:t>
      </w:r>
    </w:p>
    <w:p w:rsidR="00000000" w:rsidDel="00000000" w:rsidP="00000000" w:rsidRDefault="00000000" w:rsidRPr="00000000" w14:paraId="000000F6">
      <w:pPr>
        <w:rPr/>
      </w:pPr>
      <w:r w:rsidDel="00000000" w:rsidR="00000000" w:rsidRPr="00000000">
        <w:rPr>
          <w:rtl w:val="0"/>
        </w:rPr>
        <w:tab/>
        <w:t xml:space="preserve">Clarksburg at Sacramento River</w:t>
      </w:r>
    </w:p>
    <w:p w:rsidR="00000000" w:rsidDel="00000000" w:rsidP="00000000" w:rsidRDefault="00000000" w:rsidRPr="00000000" w14:paraId="000000F7">
      <w:pPr>
        <w:rPr/>
      </w:pPr>
      <w:r w:rsidDel="00000000" w:rsidR="00000000" w:rsidRPr="00000000">
        <w:rPr>
          <w:rtl w:val="0"/>
        </w:rPr>
        <w:tab/>
        <w:t xml:space="preserve">Hood at Sacramento River</w:t>
      </w:r>
    </w:p>
    <w:p w:rsidR="00000000" w:rsidDel="00000000" w:rsidP="00000000" w:rsidRDefault="00000000" w:rsidRPr="00000000" w14:paraId="000000F8">
      <w:pPr>
        <w:rPr/>
      </w:pPr>
      <w:r w:rsidDel="00000000" w:rsidR="00000000" w:rsidRPr="00000000">
        <w:rPr>
          <w:rtl w:val="0"/>
        </w:rPr>
        <w:tab/>
        <w:t xml:space="preserve">Dutch Slough</w:t>
      </w:r>
    </w:p>
    <w:p w:rsidR="00000000" w:rsidDel="00000000" w:rsidP="00000000" w:rsidRDefault="00000000" w:rsidRPr="00000000" w14:paraId="000000F9">
      <w:pPr>
        <w:rPr/>
      </w:pPr>
      <w:r w:rsidDel="00000000" w:rsidR="00000000" w:rsidRPr="00000000">
        <w:rPr>
          <w:rtl w:val="0"/>
        </w:rPr>
        <w:tab/>
        <w:t xml:space="preserve">Willow Park Marina at Sand Mound Slough</w:t>
      </w:r>
    </w:p>
    <w:p w:rsidR="00000000" w:rsidDel="00000000" w:rsidP="00000000" w:rsidRDefault="00000000" w:rsidRPr="00000000" w14:paraId="000000FA">
      <w:pPr>
        <w:rPr/>
      </w:pPr>
      <w:r w:rsidDel="00000000" w:rsidR="00000000" w:rsidRPr="00000000">
        <w:rPr>
          <w:rtl w:val="0"/>
        </w:rPr>
        <w:tab/>
        <w:t xml:space="preserve">Summer Lake at Sand Mound Slough</w:t>
      </w:r>
    </w:p>
    <w:p w:rsidR="00000000" w:rsidDel="00000000" w:rsidP="00000000" w:rsidRDefault="00000000" w:rsidRPr="00000000" w14:paraId="000000FB">
      <w:pPr>
        <w:rPr/>
      </w:pPr>
      <w:r w:rsidDel="00000000" w:rsidR="00000000" w:rsidRPr="00000000">
        <w:rPr>
          <w:rtl w:val="0"/>
        </w:rPr>
        <w:tab/>
        <w:t xml:space="preserve">Orowood at Old River</w:t>
      </w:r>
    </w:p>
    <w:p w:rsidR="00000000" w:rsidDel="00000000" w:rsidP="00000000" w:rsidRDefault="00000000" w:rsidRPr="00000000" w14:paraId="000000FC">
      <w:pPr>
        <w:pStyle w:val="Heading4"/>
        <w:rPr/>
      </w:pPr>
      <w:bookmarkStart w:colFirst="0" w:colLast="0" w:name="_5h3h77as5xw8" w:id="23"/>
      <w:bookmarkEnd w:id="23"/>
      <w:r w:rsidDel="00000000" w:rsidR="00000000" w:rsidRPr="00000000">
        <w:rPr>
          <w:rtl w:val="0"/>
        </w:rPr>
        <w:t xml:space="preserve">High Vulnerability</w:t>
      </w:r>
    </w:p>
    <w:p w:rsidR="00000000" w:rsidDel="00000000" w:rsidP="00000000" w:rsidRDefault="00000000" w:rsidRPr="00000000" w14:paraId="000000FD">
      <w:pPr>
        <w:rPr/>
      </w:pPr>
      <w:r w:rsidDel="00000000" w:rsidR="00000000" w:rsidRPr="00000000">
        <w:rPr>
          <w:rtl w:val="0"/>
        </w:rPr>
        <w:t xml:space="preserve">In total, there are 33 points classified as high vulnerability:</w:t>
      </w:r>
    </w:p>
    <w:p w:rsidR="00000000" w:rsidDel="00000000" w:rsidP="00000000" w:rsidRDefault="00000000" w:rsidRPr="00000000" w14:paraId="000000FE">
      <w:pPr>
        <w:rPr/>
      </w:pPr>
      <w:r w:rsidDel="00000000" w:rsidR="00000000" w:rsidRPr="00000000">
        <w:rPr>
          <w:rtl w:val="0"/>
        </w:rPr>
        <w:tab/>
        <w:t xml:space="preserve">Mokelumne River at Benson's Ferry</w:t>
      </w:r>
    </w:p>
    <w:p w:rsidR="00000000" w:rsidDel="00000000" w:rsidP="00000000" w:rsidRDefault="00000000" w:rsidRPr="00000000" w14:paraId="000000FF">
      <w:pPr>
        <w:rPr/>
      </w:pPr>
      <w:r w:rsidDel="00000000" w:rsidR="00000000" w:rsidRPr="00000000">
        <w:rPr>
          <w:rtl w:val="0"/>
        </w:rPr>
        <w:tab/>
        <w:t xml:space="preserve">Farrar Park</w:t>
      </w:r>
    </w:p>
    <w:p w:rsidR="00000000" w:rsidDel="00000000" w:rsidP="00000000" w:rsidRDefault="00000000" w:rsidRPr="00000000" w14:paraId="00000100">
      <w:pPr>
        <w:rPr/>
      </w:pPr>
      <w:r w:rsidDel="00000000" w:rsidR="00000000" w:rsidRPr="00000000">
        <w:rPr>
          <w:rtl w:val="0"/>
        </w:rPr>
        <w:tab/>
        <w:t xml:space="preserve">Sacramento River at Mallard Island</w:t>
      </w:r>
    </w:p>
    <w:p w:rsidR="00000000" w:rsidDel="00000000" w:rsidP="00000000" w:rsidRDefault="00000000" w:rsidRPr="00000000" w14:paraId="00000101">
      <w:pPr>
        <w:rPr/>
      </w:pPr>
      <w:r w:rsidDel="00000000" w:rsidR="00000000" w:rsidRPr="00000000">
        <w:rPr>
          <w:rtl w:val="0"/>
        </w:rPr>
        <w:tab/>
        <w:t xml:space="preserve">Old River at Head</w:t>
      </w:r>
    </w:p>
    <w:p w:rsidR="00000000" w:rsidDel="00000000" w:rsidP="00000000" w:rsidRDefault="00000000" w:rsidRPr="00000000" w14:paraId="00000102">
      <w:pPr>
        <w:rPr/>
      </w:pPr>
      <w:r w:rsidDel="00000000" w:rsidR="00000000" w:rsidRPr="00000000">
        <w:rPr>
          <w:rtl w:val="0"/>
        </w:rPr>
        <w:tab/>
        <w:t xml:space="preserve">Mokelumne River (South Fork) at Staten Island</w:t>
      </w:r>
    </w:p>
    <w:p w:rsidR="00000000" w:rsidDel="00000000" w:rsidP="00000000" w:rsidRDefault="00000000" w:rsidRPr="00000000" w14:paraId="00000103">
      <w:pPr>
        <w:rPr/>
      </w:pPr>
      <w:r w:rsidDel="00000000" w:rsidR="00000000" w:rsidRPr="00000000">
        <w:rPr>
          <w:rtl w:val="0"/>
        </w:rPr>
        <w:tab/>
        <w:t xml:space="preserve">San Joaquin River at Brandt Bridge</w:t>
      </w:r>
    </w:p>
    <w:p w:rsidR="00000000" w:rsidDel="00000000" w:rsidP="00000000" w:rsidRDefault="00000000" w:rsidRPr="00000000" w14:paraId="00000104">
      <w:pPr>
        <w:rPr/>
      </w:pPr>
      <w:r w:rsidDel="00000000" w:rsidR="00000000" w:rsidRPr="00000000">
        <w:rPr>
          <w:rtl w:val="0"/>
        </w:rPr>
        <w:tab/>
        <w:t xml:space="preserve">Pittsburg</w:t>
      </w:r>
    </w:p>
    <w:p w:rsidR="00000000" w:rsidDel="00000000" w:rsidP="00000000" w:rsidRDefault="00000000" w:rsidRPr="00000000" w14:paraId="00000105">
      <w:pPr>
        <w:rPr/>
      </w:pPr>
      <w:r w:rsidDel="00000000" w:rsidR="00000000" w:rsidRPr="00000000">
        <w:rPr>
          <w:rtl w:val="0"/>
        </w:rPr>
        <w:tab/>
        <w:t xml:space="preserve">Vernalis</w:t>
      </w:r>
    </w:p>
    <w:p w:rsidR="00000000" w:rsidDel="00000000" w:rsidP="00000000" w:rsidRDefault="00000000" w:rsidRPr="00000000" w14:paraId="00000106">
      <w:pPr>
        <w:rPr/>
      </w:pPr>
      <w:r w:rsidDel="00000000" w:rsidR="00000000" w:rsidRPr="00000000">
        <w:rPr>
          <w:rtl w:val="0"/>
        </w:rPr>
        <w:tab/>
        <w:t xml:space="preserve">Georgiana Slough near Sacramento River</w:t>
      </w:r>
    </w:p>
    <w:p w:rsidR="00000000" w:rsidDel="00000000" w:rsidP="00000000" w:rsidRDefault="00000000" w:rsidRPr="00000000" w14:paraId="00000107">
      <w:pPr>
        <w:rPr/>
      </w:pPr>
      <w:r w:rsidDel="00000000" w:rsidR="00000000" w:rsidRPr="00000000">
        <w:rPr>
          <w:rtl w:val="0"/>
        </w:rPr>
        <w:tab/>
        <w:t xml:space="preserve">Georgiana Slough at Mokelumne River</w:t>
      </w:r>
    </w:p>
    <w:p w:rsidR="00000000" w:rsidDel="00000000" w:rsidP="00000000" w:rsidRDefault="00000000" w:rsidRPr="00000000" w14:paraId="00000108">
      <w:pPr>
        <w:rPr/>
      </w:pPr>
      <w:r w:rsidDel="00000000" w:rsidR="00000000" w:rsidRPr="00000000">
        <w:rPr>
          <w:rtl w:val="0"/>
        </w:rPr>
        <w:tab/>
        <w:t xml:space="preserve">Sacramento River at Walnut Grove</w:t>
      </w:r>
    </w:p>
    <w:p w:rsidR="00000000" w:rsidDel="00000000" w:rsidP="00000000" w:rsidRDefault="00000000" w:rsidRPr="00000000" w14:paraId="00000109">
      <w:pPr>
        <w:rPr/>
      </w:pPr>
      <w:r w:rsidDel="00000000" w:rsidR="00000000" w:rsidRPr="00000000">
        <w:rPr>
          <w:rtl w:val="0"/>
        </w:rPr>
        <w:tab/>
        <w:t xml:space="preserve">Mokelumne River near Highway 12</w:t>
      </w:r>
    </w:p>
    <w:p w:rsidR="00000000" w:rsidDel="00000000" w:rsidP="00000000" w:rsidRDefault="00000000" w:rsidRPr="00000000" w14:paraId="0000010A">
      <w:pPr>
        <w:rPr/>
      </w:pPr>
      <w:r w:rsidDel="00000000" w:rsidR="00000000" w:rsidRPr="00000000">
        <w:rPr>
          <w:rtl w:val="0"/>
        </w:rPr>
        <w:tab/>
        <w:t xml:space="preserve">Piper Slough at Bethel Tract</w:t>
      </w:r>
    </w:p>
    <w:p w:rsidR="00000000" w:rsidDel="00000000" w:rsidP="00000000" w:rsidRDefault="00000000" w:rsidRPr="00000000" w14:paraId="0000010B">
      <w:pPr>
        <w:rPr/>
      </w:pPr>
      <w:r w:rsidDel="00000000" w:rsidR="00000000" w:rsidRPr="00000000">
        <w:rPr>
          <w:rtl w:val="0"/>
        </w:rPr>
        <w:tab/>
        <w:t xml:space="preserve">San Joaquin at Antioch</w:t>
      </w:r>
    </w:p>
    <w:p w:rsidR="00000000" w:rsidDel="00000000" w:rsidP="00000000" w:rsidRDefault="00000000" w:rsidRPr="00000000" w14:paraId="0000010C">
      <w:pPr>
        <w:rPr/>
      </w:pPr>
      <w:r w:rsidDel="00000000" w:rsidR="00000000" w:rsidRPr="00000000">
        <w:rPr>
          <w:rtl w:val="0"/>
        </w:rPr>
        <w:tab/>
        <w:t xml:space="preserve">South Mokelumne River at New Hope Bridge near Walnut Grove</w:t>
      </w:r>
    </w:p>
    <w:p w:rsidR="00000000" w:rsidDel="00000000" w:rsidP="00000000" w:rsidRDefault="00000000" w:rsidRPr="00000000" w14:paraId="0000010D">
      <w:pPr>
        <w:rPr/>
      </w:pPr>
      <w:r w:rsidDel="00000000" w:rsidR="00000000" w:rsidRPr="00000000">
        <w:rPr>
          <w:rtl w:val="0"/>
        </w:rPr>
        <w:tab/>
        <w:t xml:space="preserve">San Joaquin River at Twitchell Island</w:t>
      </w:r>
    </w:p>
    <w:p w:rsidR="00000000" w:rsidDel="00000000" w:rsidP="00000000" w:rsidRDefault="00000000" w:rsidRPr="00000000" w14:paraId="0000010E">
      <w:pPr>
        <w:rPr/>
      </w:pPr>
      <w:r w:rsidDel="00000000" w:rsidR="00000000" w:rsidRPr="00000000">
        <w:rPr>
          <w:rtl w:val="0"/>
        </w:rPr>
        <w:tab/>
        <w:t xml:space="preserve">Sacramento River near Sherman Island</w:t>
      </w:r>
    </w:p>
    <w:p w:rsidR="00000000" w:rsidDel="00000000" w:rsidP="00000000" w:rsidRDefault="00000000" w:rsidRPr="00000000" w14:paraId="0000010F">
      <w:pPr>
        <w:rPr/>
      </w:pPr>
      <w:r w:rsidDel="00000000" w:rsidR="00000000" w:rsidRPr="00000000">
        <w:rPr>
          <w:rtl w:val="0"/>
        </w:rPr>
        <w:tab/>
        <w:t xml:space="preserve">San Joaquin River at San Andreas Landing</w:t>
      </w:r>
    </w:p>
    <w:p w:rsidR="00000000" w:rsidDel="00000000" w:rsidP="00000000" w:rsidRDefault="00000000" w:rsidRPr="00000000" w14:paraId="00000110">
      <w:pPr>
        <w:rPr/>
      </w:pPr>
      <w:r w:rsidDel="00000000" w:rsidR="00000000" w:rsidRPr="00000000">
        <w:rPr>
          <w:rtl w:val="0"/>
        </w:rPr>
        <w:tab/>
        <w:t xml:space="preserve">Courtland at Sacramento River</w:t>
      </w:r>
    </w:p>
    <w:p w:rsidR="00000000" w:rsidDel="00000000" w:rsidP="00000000" w:rsidRDefault="00000000" w:rsidRPr="00000000" w14:paraId="00000111">
      <w:pPr>
        <w:rPr/>
      </w:pPr>
      <w:r w:rsidDel="00000000" w:rsidR="00000000" w:rsidRPr="00000000">
        <w:rPr>
          <w:rtl w:val="0"/>
        </w:rPr>
        <w:tab/>
        <w:t xml:space="preserve">Locke at Sacramento River</w:t>
      </w:r>
    </w:p>
    <w:p w:rsidR="00000000" w:rsidDel="00000000" w:rsidP="00000000" w:rsidRDefault="00000000" w:rsidRPr="00000000" w14:paraId="00000112">
      <w:pPr>
        <w:rPr/>
      </w:pPr>
      <w:r w:rsidDel="00000000" w:rsidR="00000000" w:rsidRPr="00000000">
        <w:rPr>
          <w:rtl w:val="0"/>
        </w:rPr>
        <w:tab/>
        <w:t xml:space="preserve">Walnut Grove Cross Channel at Sacramento River</w:t>
      </w:r>
    </w:p>
    <w:p w:rsidR="00000000" w:rsidDel="00000000" w:rsidP="00000000" w:rsidRDefault="00000000" w:rsidRPr="00000000" w14:paraId="00000113">
      <w:pPr>
        <w:rPr/>
      </w:pPr>
      <w:r w:rsidDel="00000000" w:rsidR="00000000" w:rsidRPr="00000000">
        <w:rPr>
          <w:rtl w:val="0"/>
        </w:rPr>
        <w:tab/>
        <w:t xml:space="preserve">Old Walnut Grove at Snodgrass Slough</w:t>
      </w:r>
    </w:p>
    <w:p w:rsidR="00000000" w:rsidDel="00000000" w:rsidP="00000000" w:rsidRDefault="00000000" w:rsidRPr="00000000" w14:paraId="00000114">
      <w:pPr>
        <w:rPr/>
      </w:pPr>
      <w:r w:rsidDel="00000000" w:rsidR="00000000" w:rsidRPr="00000000">
        <w:rPr>
          <w:rtl w:val="0"/>
        </w:rPr>
        <w:tab/>
        <w:t xml:space="preserve">Wimpy's Marina at Mokelumne Confluence</w:t>
      </w:r>
    </w:p>
    <w:p w:rsidR="00000000" w:rsidDel="00000000" w:rsidP="00000000" w:rsidRDefault="00000000" w:rsidRPr="00000000" w14:paraId="00000115">
      <w:pPr>
        <w:rPr/>
      </w:pPr>
      <w:r w:rsidDel="00000000" w:rsidR="00000000" w:rsidRPr="00000000">
        <w:rPr>
          <w:rtl w:val="0"/>
        </w:rPr>
        <w:tab/>
        <w:t xml:space="preserve">Ryde at Sacramento River</w:t>
      </w:r>
    </w:p>
    <w:p w:rsidR="00000000" w:rsidDel="00000000" w:rsidP="00000000" w:rsidRDefault="00000000" w:rsidRPr="00000000" w14:paraId="00000116">
      <w:pPr>
        <w:rPr/>
      </w:pPr>
      <w:r w:rsidDel="00000000" w:rsidR="00000000" w:rsidRPr="00000000">
        <w:rPr>
          <w:rtl w:val="0"/>
        </w:rPr>
        <w:tab/>
        <w:t xml:space="preserve">Trailer Park at Sacramento River</w:t>
      </w:r>
    </w:p>
    <w:p w:rsidR="00000000" w:rsidDel="00000000" w:rsidP="00000000" w:rsidRDefault="00000000" w:rsidRPr="00000000" w14:paraId="00000117">
      <w:pPr>
        <w:rPr/>
      </w:pPr>
      <w:r w:rsidDel="00000000" w:rsidR="00000000" w:rsidRPr="00000000">
        <w:rPr>
          <w:rtl w:val="0"/>
        </w:rPr>
        <w:tab/>
        <w:t xml:space="preserve">Isleton at Sacramento River</w:t>
      </w:r>
    </w:p>
    <w:p w:rsidR="00000000" w:rsidDel="00000000" w:rsidP="00000000" w:rsidRDefault="00000000" w:rsidRPr="00000000" w14:paraId="00000118">
      <w:pPr>
        <w:rPr/>
      </w:pPr>
      <w:r w:rsidDel="00000000" w:rsidR="00000000" w:rsidRPr="00000000">
        <w:rPr>
          <w:rtl w:val="0"/>
        </w:rPr>
        <w:tab/>
        <w:t xml:space="preserve">Vieras Resort at Sacramento River</w:t>
      </w:r>
    </w:p>
    <w:p w:rsidR="00000000" w:rsidDel="00000000" w:rsidP="00000000" w:rsidRDefault="00000000" w:rsidRPr="00000000" w14:paraId="00000119">
      <w:pPr>
        <w:rPr/>
      </w:pPr>
      <w:r w:rsidDel="00000000" w:rsidR="00000000" w:rsidRPr="00000000">
        <w:rPr>
          <w:rtl w:val="0"/>
        </w:rPr>
        <w:tab/>
        <w:t xml:space="preserve">Snug Harbor Marina at Steamboat Slough</w:t>
      </w:r>
    </w:p>
    <w:p w:rsidR="00000000" w:rsidDel="00000000" w:rsidP="00000000" w:rsidRDefault="00000000" w:rsidRPr="00000000" w14:paraId="0000011A">
      <w:pPr>
        <w:rPr/>
      </w:pPr>
      <w:r w:rsidDel="00000000" w:rsidR="00000000" w:rsidRPr="00000000">
        <w:rPr>
          <w:rtl w:val="0"/>
        </w:rPr>
        <w:tab/>
        <w:t xml:space="preserve">Brannan Marinas at Mokelumne-San Joaquin Confluence</w:t>
      </w:r>
    </w:p>
    <w:p w:rsidR="00000000" w:rsidDel="00000000" w:rsidP="00000000" w:rsidRDefault="00000000" w:rsidRPr="00000000" w14:paraId="0000011B">
      <w:pPr>
        <w:rPr/>
      </w:pPr>
      <w:r w:rsidDel="00000000" w:rsidR="00000000" w:rsidRPr="00000000">
        <w:rPr>
          <w:rtl w:val="0"/>
        </w:rPr>
        <w:tab/>
        <w:t xml:space="preserve">Brannan Marinas at San Joaquin River</w:t>
      </w:r>
    </w:p>
    <w:p w:rsidR="00000000" w:rsidDel="00000000" w:rsidP="00000000" w:rsidRDefault="00000000" w:rsidRPr="00000000" w14:paraId="0000011C">
      <w:pPr>
        <w:rPr/>
      </w:pPr>
      <w:r w:rsidDel="00000000" w:rsidR="00000000" w:rsidRPr="00000000">
        <w:rPr>
          <w:rtl w:val="0"/>
        </w:rPr>
        <w:tab/>
        <w:t xml:space="preserve">Taylor-Dutch Slough Confluence</w:t>
      </w:r>
    </w:p>
    <w:p w:rsidR="00000000" w:rsidDel="00000000" w:rsidP="00000000" w:rsidRDefault="00000000" w:rsidRPr="00000000" w14:paraId="0000011D">
      <w:pPr>
        <w:rPr/>
      </w:pPr>
      <w:r w:rsidDel="00000000" w:rsidR="00000000" w:rsidRPr="00000000">
        <w:rPr>
          <w:rtl w:val="0"/>
        </w:rPr>
        <w:tab/>
        <w:t xml:space="preserve">Taylor Slough</w:t>
      </w:r>
    </w:p>
    <w:p w:rsidR="00000000" w:rsidDel="00000000" w:rsidP="00000000" w:rsidRDefault="00000000" w:rsidRPr="00000000" w14:paraId="0000011E">
      <w:pPr>
        <w:rPr/>
      </w:pPr>
      <w:r w:rsidDel="00000000" w:rsidR="00000000" w:rsidRPr="00000000">
        <w:rPr>
          <w:rtl w:val="0"/>
        </w:rPr>
        <w:tab/>
        <w:t xml:space="preserve">Bethel Island Delta Coves</w:t>
      </w:r>
    </w:p>
    <w:p w:rsidR="00000000" w:rsidDel="00000000" w:rsidP="00000000" w:rsidRDefault="00000000" w:rsidRPr="00000000" w14:paraId="0000011F">
      <w:pPr>
        <w:pStyle w:val="Heading4"/>
        <w:rPr/>
      </w:pPr>
      <w:bookmarkStart w:colFirst="0" w:colLast="0" w:name="_y3n0acethbq2" w:id="24"/>
      <w:bookmarkEnd w:id="24"/>
      <w:r w:rsidDel="00000000" w:rsidR="00000000" w:rsidRPr="00000000">
        <w:rPr>
          <w:rtl w:val="0"/>
        </w:rPr>
        <w:t xml:space="preserve">Highest Vulnerability</w:t>
      </w:r>
    </w:p>
    <w:p w:rsidR="00000000" w:rsidDel="00000000" w:rsidP="00000000" w:rsidRDefault="00000000" w:rsidRPr="00000000" w14:paraId="00000120">
      <w:pPr>
        <w:rPr/>
      </w:pPr>
      <w:r w:rsidDel="00000000" w:rsidR="00000000" w:rsidRPr="00000000">
        <w:rPr>
          <w:rtl w:val="0"/>
        </w:rPr>
        <w:t xml:space="preserve">In total, there are 3 points classified as high vulnerability:</w:t>
      </w:r>
    </w:p>
    <w:p w:rsidR="00000000" w:rsidDel="00000000" w:rsidP="00000000" w:rsidRDefault="00000000" w:rsidRPr="00000000" w14:paraId="00000121">
      <w:pPr>
        <w:rPr/>
      </w:pPr>
      <w:r w:rsidDel="00000000" w:rsidR="00000000" w:rsidRPr="00000000">
        <w:rPr>
          <w:rtl w:val="0"/>
        </w:rPr>
        <w:tab/>
        <w:t xml:space="preserve">San Joaquin River below Garwood Bridge</w:t>
      </w:r>
    </w:p>
    <w:p w:rsidR="00000000" w:rsidDel="00000000" w:rsidP="00000000" w:rsidRDefault="00000000" w:rsidRPr="00000000" w14:paraId="00000122">
      <w:pPr>
        <w:rPr/>
      </w:pPr>
      <w:r w:rsidDel="00000000" w:rsidR="00000000" w:rsidRPr="00000000">
        <w:rPr>
          <w:rtl w:val="0"/>
        </w:rPr>
        <w:tab/>
        <w:t xml:space="preserve">Rough and Ready Island</w:t>
      </w:r>
    </w:p>
    <w:p w:rsidR="00000000" w:rsidDel="00000000" w:rsidP="00000000" w:rsidRDefault="00000000" w:rsidRPr="00000000" w14:paraId="00000123">
      <w:pPr>
        <w:rPr/>
      </w:pPr>
      <w:r w:rsidDel="00000000" w:rsidR="00000000" w:rsidRPr="00000000">
        <w:rPr>
          <w:rtl w:val="0"/>
        </w:rPr>
        <w:tab/>
        <w:t xml:space="preserve">King Island Marina Trailer Park at White Slough</w:t>
      </w:r>
      <w:r w:rsidDel="00000000" w:rsidR="00000000" w:rsidRPr="00000000">
        <w:rPr>
          <w:rtl w:val="0"/>
        </w:rPr>
      </w:r>
    </w:p>
    <w:p w:rsidR="00000000" w:rsidDel="00000000" w:rsidP="00000000" w:rsidRDefault="00000000" w:rsidRPr="00000000" w14:paraId="00000124">
      <w:pPr>
        <w:pStyle w:val="Heading2"/>
        <w:rPr>
          <w:rFonts w:ascii="Proxima Nova" w:cs="Proxima Nova" w:eastAsia="Proxima Nova" w:hAnsi="Proxima Nova"/>
        </w:rPr>
      </w:pPr>
      <w:bookmarkStart w:colFirst="0" w:colLast="0" w:name="_dxiwxj0dfec" w:id="25"/>
      <w:bookmarkEnd w:id="25"/>
      <w:r w:rsidDel="00000000" w:rsidR="00000000" w:rsidRPr="00000000">
        <w:rPr>
          <w:rFonts w:ascii="Proxima Nova" w:cs="Proxima Nova" w:eastAsia="Proxima Nova" w:hAnsi="Proxima Nova"/>
          <w:rtl w:val="0"/>
        </w:rPr>
        <w:t xml:space="preserve">Methods</w:t>
      </w:r>
    </w:p>
    <w:p w:rsidR="00000000" w:rsidDel="00000000" w:rsidP="00000000" w:rsidRDefault="00000000" w:rsidRPr="00000000" w14:paraId="00000125">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What we are measuring:</w:t>
      </w:r>
      <w:r w:rsidDel="00000000" w:rsidR="00000000" w:rsidRPr="00000000">
        <w:rPr>
          <w:rFonts w:ascii="Proxima Nova" w:cs="Proxima Nova" w:eastAsia="Proxima Nova" w:hAnsi="Proxima Nova"/>
          <w:rtl w:val="0"/>
        </w:rPr>
        <w:t xml:space="preserve"> Salinity</w:t>
      </w:r>
    </w:p>
    <w:p w:rsidR="00000000" w:rsidDel="00000000" w:rsidP="00000000" w:rsidRDefault="00000000" w:rsidRPr="00000000" w14:paraId="0000012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7">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Origin of data:</w:t>
      </w:r>
      <w:r w:rsidDel="00000000" w:rsidR="00000000" w:rsidRPr="00000000">
        <w:rPr>
          <w:rFonts w:ascii="Proxima Nova" w:cs="Proxima Nova" w:eastAsia="Proxima Nova" w:hAnsi="Proxima Nova"/>
          <w:rtl w:val="0"/>
        </w:rPr>
        <w:t xml:space="preserve"> Hydrodynamic modeling output</w:t>
      </w:r>
    </w:p>
    <w:p w:rsidR="00000000" w:rsidDel="00000000" w:rsidP="00000000" w:rsidRDefault="00000000" w:rsidRPr="00000000" w14:paraId="00000128">
      <w:pPr>
        <w:ind w:left="72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Datasets:</w:t>
      </w:r>
      <w:r w:rsidDel="00000000" w:rsidR="00000000" w:rsidRPr="00000000">
        <w:rPr>
          <w:rtl w:val="0"/>
        </w:rPr>
      </w:r>
    </w:p>
    <w:p w:rsidR="00000000" w:rsidDel="00000000" w:rsidP="00000000" w:rsidRDefault="00000000" w:rsidRPr="00000000" w14:paraId="00000129">
      <w:pPr>
        <w:ind w:left="1440" w:firstLine="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Tiered Outflows:</w:t>
      </w:r>
    </w:p>
    <w:p w:rsidR="00000000" w:rsidDel="00000000" w:rsidP="00000000" w:rsidRDefault="00000000" w:rsidRPr="00000000" w14:paraId="0000012A">
      <w:pPr>
        <w:numPr>
          <w:ilvl w:val="0"/>
          <w:numId w:val="7"/>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Historic Baseline</w:t>
      </w:r>
    </w:p>
    <w:p w:rsidR="00000000" w:rsidDel="00000000" w:rsidP="00000000" w:rsidRDefault="00000000" w:rsidRPr="00000000" w14:paraId="0000012B">
      <w:pPr>
        <w:numPr>
          <w:ilvl w:val="0"/>
          <w:numId w:val="7"/>
        </w:numPr>
        <w:ind w:left="2160" w:hanging="360"/>
        <w:rPr>
          <w:rFonts w:ascii="Proxima Nova" w:cs="Proxima Nova" w:eastAsia="Proxima Nova" w:hAnsi="Proxima Nova"/>
        </w:rPr>
      </w:pPr>
      <w:r w:rsidDel="00000000" w:rsidR="00000000" w:rsidRPr="00000000">
        <w:rPr>
          <w:rtl w:val="0"/>
        </w:rPr>
        <w:t xml:space="preserve">30% Outflow Increase</w:t>
      </w:r>
      <w:r w:rsidDel="00000000" w:rsidR="00000000" w:rsidRPr="00000000">
        <w:rPr>
          <w:rFonts w:ascii="Proxima Nova" w:cs="Proxima Nova" w:eastAsia="Proxima Nova" w:hAnsi="Proxima Nova"/>
          <w:rtl w:val="0"/>
        </w:rPr>
        <w:t xml:space="preserve"> from baseline</w:t>
      </w:r>
    </w:p>
    <w:p w:rsidR="00000000" w:rsidDel="00000000" w:rsidP="00000000" w:rsidRDefault="00000000" w:rsidRPr="00000000" w14:paraId="0000012C">
      <w:pPr>
        <w:numPr>
          <w:ilvl w:val="0"/>
          <w:numId w:val="7"/>
        </w:numPr>
        <w:ind w:left="2160" w:hanging="360"/>
        <w:rPr>
          <w:rFonts w:ascii="Proxima Nova" w:cs="Proxima Nova" w:eastAsia="Proxima Nova" w:hAnsi="Proxima Nova"/>
        </w:rPr>
      </w:pPr>
      <w:r w:rsidDel="00000000" w:rsidR="00000000" w:rsidRPr="00000000">
        <w:rPr>
          <w:rtl w:val="0"/>
        </w:rPr>
        <w:t xml:space="preserve">10% Outflow Decrease</w:t>
      </w:r>
      <w:r w:rsidDel="00000000" w:rsidR="00000000" w:rsidRPr="00000000">
        <w:rPr>
          <w:rFonts w:ascii="Proxima Nova" w:cs="Proxima Nova" w:eastAsia="Proxima Nova" w:hAnsi="Proxima Nova"/>
          <w:rtl w:val="0"/>
        </w:rPr>
        <w:t xml:space="preserve"> from baseline</w:t>
      </w:r>
    </w:p>
    <w:p w:rsidR="00000000" w:rsidDel="00000000" w:rsidP="00000000" w:rsidRDefault="00000000" w:rsidRPr="00000000" w14:paraId="0000012D">
      <w:pPr>
        <w:ind w:left="1440" w:firstLine="0"/>
        <w:rPr>
          <w:rFonts w:ascii="Proxima Nova" w:cs="Proxima Nova" w:eastAsia="Proxima Nova" w:hAnsi="Proxima Nova"/>
          <w:i w:val="1"/>
          <w:iCs w:val="1"/>
        </w:rPr>
      </w:pPr>
      <w:r w:rsidDel="00000000" w:rsidR="00000000" w:rsidRPr="00000000">
        <w:rPr>
          <w:rtl w:val="0"/>
        </w:rPr>
      </w:r>
    </w:p>
    <w:p w:rsidR="00000000" w:rsidDel="00000000" w:rsidP="00000000" w:rsidRDefault="00000000" w:rsidRPr="00000000" w14:paraId="0000012E">
      <w:pPr>
        <w:ind w:left="1440" w:firstLine="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Adaptation Scenarios:</w:t>
      </w:r>
      <w:r w:rsidDel="00000000" w:rsidR="00000000" w:rsidRPr="00000000">
        <w:rPr>
          <w:rtl w:val="0"/>
        </w:rPr>
      </w:r>
    </w:p>
    <w:p w:rsidR="00000000" w:rsidDel="00000000" w:rsidP="00000000" w:rsidRDefault="00000000" w:rsidRPr="00000000" w14:paraId="0000012F">
      <w:pPr>
        <w:numPr>
          <w:ilvl w:val="0"/>
          <w:numId w:val="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Business As Usual (Baseline)</w:t>
      </w:r>
    </w:p>
    <w:p w:rsidR="00000000" w:rsidDel="00000000" w:rsidP="00000000" w:rsidRDefault="00000000" w:rsidRPr="00000000" w14:paraId="00000130">
      <w:pPr>
        <w:numPr>
          <w:ilvl w:val="0"/>
          <w:numId w:val="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Tunnel</w:t>
      </w:r>
    </w:p>
    <w:p w:rsidR="00000000" w:rsidDel="00000000" w:rsidP="00000000" w:rsidRDefault="00000000" w:rsidRPr="00000000" w14:paraId="00000131">
      <w:pPr>
        <w:numPr>
          <w:ilvl w:val="0"/>
          <w:numId w:val="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Eco Machine</w:t>
      </w:r>
    </w:p>
    <w:p w:rsidR="00000000" w:rsidDel="00000000" w:rsidP="00000000" w:rsidRDefault="00000000" w:rsidRPr="00000000" w14:paraId="00000132">
      <w:pPr>
        <w:numPr>
          <w:ilvl w:val="0"/>
          <w:numId w:val="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New Green Watershed</w:t>
      </w:r>
    </w:p>
    <w:p w:rsidR="00000000" w:rsidDel="00000000" w:rsidP="00000000" w:rsidRDefault="00000000" w:rsidRPr="00000000" w14:paraId="00000133">
      <w:pPr>
        <w:numPr>
          <w:ilvl w:val="0"/>
          <w:numId w:val="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Calling on Reserves</w:t>
      </w:r>
    </w:p>
    <w:p w:rsidR="00000000" w:rsidDel="00000000" w:rsidP="00000000" w:rsidRDefault="00000000" w:rsidRPr="00000000" w14:paraId="00000134">
      <w:pPr>
        <w:numPr>
          <w:ilvl w:val="0"/>
          <w:numId w:val="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Bolster and Fortify</w:t>
      </w:r>
    </w:p>
    <w:p w:rsidR="00000000" w:rsidDel="00000000" w:rsidP="00000000" w:rsidRDefault="00000000" w:rsidRPr="00000000" w14:paraId="0000013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6">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Unit of measurement:</w:t>
      </w:r>
      <w:r w:rsidDel="00000000" w:rsidR="00000000" w:rsidRPr="00000000">
        <w:rPr>
          <w:rFonts w:ascii="Proxima Nova" w:cs="Proxima Nova" w:eastAsia="Proxima Nova" w:hAnsi="Proxima Nova"/>
          <w:rtl w:val="0"/>
        </w:rPr>
        <w:t xml:space="preserve"> Electrical conductivity, microsiemens per centimeter (𝜇/cm)</w:t>
      </w:r>
    </w:p>
    <w:p w:rsidR="00000000" w:rsidDel="00000000" w:rsidP="00000000" w:rsidRDefault="00000000" w:rsidRPr="00000000" w14:paraId="0000013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8">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Where are we measuring:</w:t>
      </w:r>
      <w:r w:rsidDel="00000000" w:rsidR="00000000" w:rsidRPr="00000000">
        <w:rPr>
          <w:rFonts w:ascii="Proxima Nova" w:cs="Proxima Nova" w:eastAsia="Proxima Nova" w:hAnsi="Proxima Nova"/>
          <w:rtl w:val="0"/>
        </w:rPr>
        <w:t xml:space="preserve"> </w:t>
      </w:r>
      <w:r w:rsidDel="00000000" w:rsidR="00000000" w:rsidRPr="00000000">
        <w:rPr>
          <w:rtl w:val="0"/>
        </w:rPr>
        <w:t xml:space="preserve">Specific</w:t>
      </w:r>
      <w:r w:rsidDel="00000000" w:rsidR="00000000" w:rsidRPr="00000000">
        <w:rPr>
          <w:rFonts w:ascii="Proxima Nova" w:cs="Proxima Nova" w:eastAsia="Proxima Nova" w:hAnsi="Proxima Nova"/>
          <w:rtl w:val="0"/>
        </w:rPr>
        <w:t xml:space="preserve"> point locations, as specified above</w:t>
      </w:r>
    </w:p>
    <w:p w:rsidR="00000000" w:rsidDel="00000000" w:rsidP="00000000" w:rsidRDefault="00000000" w:rsidRPr="00000000" w14:paraId="00000139">
      <w:pPr>
        <w:ind w:left="72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Tiered outflow analysis:</w:t>
      </w:r>
    </w:p>
    <w:p w:rsidR="00000000" w:rsidDel="00000000" w:rsidP="00000000" w:rsidRDefault="00000000" w:rsidRPr="00000000" w14:paraId="0000013A">
      <w:pPr>
        <w:ind w:left="144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Total run:</w:t>
      </w:r>
      <w:r w:rsidDel="00000000" w:rsidR="00000000" w:rsidRPr="00000000">
        <w:rPr>
          <w:rFonts w:ascii="Proxima Nova" w:cs="Proxima Nova" w:eastAsia="Proxima Nova" w:hAnsi="Proxima Nova"/>
          <w:rtl w:val="0"/>
        </w:rPr>
        <w:t xml:space="preserve"> 46 points</w:t>
      </w:r>
    </w:p>
    <w:p w:rsidR="00000000" w:rsidDel="00000000" w:rsidP="00000000" w:rsidRDefault="00000000" w:rsidRPr="00000000" w14:paraId="0000013B">
      <w:pPr>
        <w:ind w:left="144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Moderate vulnerability:</w:t>
      </w:r>
      <w:r w:rsidDel="00000000" w:rsidR="00000000" w:rsidRPr="00000000">
        <w:rPr>
          <w:rFonts w:ascii="Proxima Nova" w:cs="Proxima Nova" w:eastAsia="Proxima Nova" w:hAnsi="Proxima Nova"/>
          <w:rtl w:val="0"/>
        </w:rPr>
        <w:t xml:space="preserve"> 10 points</w:t>
      </w:r>
    </w:p>
    <w:p w:rsidR="00000000" w:rsidDel="00000000" w:rsidP="00000000" w:rsidRDefault="00000000" w:rsidRPr="00000000" w14:paraId="0000013C">
      <w:pPr>
        <w:ind w:left="144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High vulnerability:</w:t>
      </w:r>
      <w:r w:rsidDel="00000000" w:rsidR="00000000" w:rsidRPr="00000000">
        <w:rPr>
          <w:rFonts w:ascii="Proxima Nova" w:cs="Proxima Nova" w:eastAsia="Proxima Nova" w:hAnsi="Proxima Nova"/>
          <w:rtl w:val="0"/>
        </w:rPr>
        <w:t xml:space="preserve"> 33 points</w:t>
      </w:r>
    </w:p>
    <w:p w:rsidR="00000000" w:rsidDel="00000000" w:rsidP="00000000" w:rsidRDefault="00000000" w:rsidRPr="00000000" w14:paraId="0000013D">
      <w:pPr>
        <w:ind w:left="144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Highest vulnerability:</w:t>
      </w:r>
      <w:r w:rsidDel="00000000" w:rsidR="00000000" w:rsidRPr="00000000">
        <w:rPr>
          <w:rFonts w:ascii="Proxima Nova" w:cs="Proxima Nova" w:eastAsia="Proxima Nova" w:hAnsi="Proxima Nova"/>
          <w:rtl w:val="0"/>
        </w:rPr>
        <w:t xml:space="preserve"> 3 points</w:t>
      </w:r>
      <w:r w:rsidDel="00000000" w:rsidR="00000000" w:rsidRPr="00000000">
        <w:rPr>
          <w:rtl w:val="0"/>
        </w:rPr>
      </w:r>
    </w:p>
    <w:p w:rsidR="00000000" w:rsidDel="00000000" w:rsidP="00000000" w:rsidRDefault="00000000" w:rsidRPr="00000000" w14:paraId="0000013E">
      <w:pPr>
        <w:ind w:left="720" w:firstLine="0"/>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13F">
      <w:pPr>
        <w:ind w:left="72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Adaptation scenario analysis:</w:t>
      </w:r>
    </w:p>
    <w:p w:rsidR="00000000" w:rsidDel="00000000" w:rsidP="00000000" w:rsidRDefault="00000000" w:rsidRPr="00000000" w14:paraId="00000140">
      <w:pPr>
        <w:ind w:left="144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Total run:</w:t>
      </w:r>
      <w:r w:rsidDel="00000000" w:rsidR="00000000" w:rsidRPr="00000000">
        <w:rPr>
          <w:rFonts w:ascii="Proxima Nova" w:cs="Proxima Nova" w:eastAsia="Proxima Nova" w:hAnsi="Proxima Nova"/>
          <w:rtl w:val="0"/>
        </w:rPr>
        <w:t xml:space="preserve"> </w:t>
      </w:r>
      <w:r w:rsidDel="00000000" w:rsidR="00000000" w:rsidRPr="00000000">
        <w:rPr>
          <w:rtl w:val="0"/>
        </w:rPr>
        <w:t xml:space="preserve">49</w:t>
      </w:r>
      <w:r w:rsidDel="00000000" w:rsidR="00000000" w:rsidRPr="00000000">
        <w:rPr>
          <w:rFonts w:ascii="Proxima Nova" w:cs="Proxima Nova" w:eastAsia="Proxima Nova" w:hAnsi="Proxima Nova"/>
          <w:rtl w:val="0"/>
        </w:rPr>
        <w:t xml:space="preserve"> points</w:t>
      </w:r>
    </w:p>
    <w:p w:rsidR="00000000" w:rsidDel="00000000" w:rsidP="00000000" w:rsidRDefault="00000000" w:rsidRPr="00000000" w14:paraId="00000141">
      <w:pPr>
        <w:ind w:left="144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Moderate vulnerability:</w:t>
      </w:r>
      <w:r w:rsidDel="00000000" w:rsidR="00000000" w:rsidRPr="00000000">
        <w:rPr>
          <w:rFonts w:ascii="Proxima Nova" w:cs="Proxima Nova" w:eastAsia="Proxima Nova" w:hAnsi="Proxima Nova"/>
          <w:rtl w:val="0"/>
        </w:rPr>
        <w:t xml:space="preserve"> 11 points</w:t>
      </w:r>
    </w:p>
    <w:p w:rsidR="00000000" w:rsidDel="00000000" w:rsidP="00000000" w:rsidRDefault="00000000" w:rsidRPr="00000000" w14:paraId="00000142">
      <w:pPr>
        <w:ind w:left="144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High vulnerability:</w:t>
      </w:r>
      <w:r w:rsidDel="00000000" w:rsidR="00000000" w:rsidRPr="00000000">
        <w:rPr>
          <w:rFonts w:ascii="Proxima Nova" w:cs="Proxima Nova" w:eastAsia="Proxima Nova" w:hAnsi="Proxima Nova"/>
          <w:rtl w:val="0"/>
        </w:rPr>
        <w:t xml:space="preserve"> 36 points</w:t>
      </w:r>
    </w:p>
    <w:p w:rsidR="00000000" w:rsidDel="00000000" w:rsidP="00000000" w:rsidRDefault="00000000" w:rsidRPr="00000000" w14:paraId="00000143">
      <w:pPr>
        <w:ind w:left="144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Highest vulnerability:</w:t>
      </w:r>
      <w:r w:rsidDel="00000000" w:rsidR="00000000" w:rsidRPr="00000000">
        <w:rPr>
          <w:rFonts w:ascii="Proxima Nova" w:cs="Proxima Nova" w:eastAsia="Proxima Nova" w:hAnsi="Proxima Nova"/>
          <w:rtl w:val="0"/>
        </w:rPr>
        <w:t xml:space="preserve"> 3 points</w:t>
      </w:r>
    </w:p>
    <w:p w:rsidR="00000000" w:rsidDel="00000000" w:rsidP="00000000" w:rsidRDefault="00000000" w:rsidRPr="00000000" w14:paraId="0000014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45">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Output data measurement:</w:t>
      </w:r>
      <w:r w:rsidDel="00000000" w:rsidR="00000000" w:rsidRPr="00000000">
        <w:rPr>
          <w:rFonts w:ascii="Proxima Nova" w:cs="Proxima Nova" w:eastAsia="Proxima Nova" w:hAnsi="Proxima Nova"/>
          <w:rtl w:val="0"/>
        </w:rPr>
        <w:t xml:space="preserve"> daily mean salinity at each point location, for each day of the run</w:t>
      </w:r>
    </w:p>
    <w:p w:rsidR="00000000" w:rsidDel="00000000" w:rsidP="00000000" w:rsidRDefault="00000000" w:rsidRPr="00000000" w14:paraId="00000146">
      <w:pPr>
        <w:ind w:left="72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Tiered outflow analysis:</w:t>
      </w:r>
    </w:p>
    <w:p w:rsidR="00000000" w:rsidDel="00000000" w:rsidP="00000000" w:rsidRDefault="00000000" w:rsidRPr="00000000" w14:paraId="00000147">
      <w:pPr>
        <w:ind w:left="144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Run start date: </w:t>
      </w:r>
      <w:r w:rsidDel="00000000" w:rsidR="00000000" w:rsidRPr="00000000">
        <w:rPr>
          <w:rFonts w:ascii="Proxima Nova" w:cs="Proxima Nova" w:eastAsia="Proxima Nova" w:hAnsi="Proxima Nova"/>
          <w:rtl w:val="0"/>
        </w:rPr>
        <w:t xml:space="preserve">October 1, 2020</w:t>
      </w:r>
    </w:p>
    <w:p w:rsidR="00000000" w:rsidDel="00000000" w:rsidP="00000000" w:rsidRDefault="00000000" w:rsidRPr="00000000" w14:paraId="00000148">
      <w:pPr>
        <w:ind w:left="144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Run end date:</w:t>
      </w:r>
      <w:r w:rsidDel="00000000" w:rsidR="00000000" w:rsidRPr="00000000">
        <w:rPr>
          <w:rFonts w:ascii="Proxima Nova" w:cs="Proxima Nova" w:eastAsia="Proxima Nova" w:hAnsi="Proxima Nova"/>
          <w:rtl w:val="0"/>
        </w:rPr>
        <w:t xml:space="preserve"> January 1, 2022</w:t>
      </w:r>
    </w:p>
    <w:p w:rsidR="00000000" w:rsidDel="00000000" w:rsidP="00000000" w:rsidRDefault="00000000" w:rsidRPr="00000000" w14:paraId="00000149">
      <w:pPr>
        <w:ind w:left="144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Total days in run:</w:t>
      </w:r>
      <w:r w:rsidDel="00000000" w:rsidR="00000000" w:rsidRPr="00000000">
        <w:rPr>
          <w:rFonts w:ascii="Proxima Nova" w:cs="Proxima Nova" w:eastAsia="Proxima Nova" w:hAnsi="Proxima Nova"/>
          <w:rtl w:val="0"/>
        </w:rPr>
        <w:t xml:space="preserve"> 458</w:t>
      </w:r>
    </w:p>
    <w:p w:rsidR="00000000" w:rsidDel="00000000" w:rsidP="00000000" w:rsidRDefault="00000000" w:rsidRPr="00000000" w14:paraId="0000014A">
      <w:pPr>
        <w:ind w:left="144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4B">
      <w:pPr>
        <w:ind w:left="144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Measurements in total run:</w:t>
      </w:r>
      <w:r w:rsidDel="00000000" w:rsidR="00000000" w:rsidRPr="00000000">
        <w:rPr>
          <w:rFonts w:ascii="Proxima Nova" w:cs="Proxima Nova" w:eastAsia="Proxima Nova" w:hAnsi="Proxima Nova"/>
          <w:rtl w:val="0"/>
        </w:rPr>
        <w:t xml:space="preserve"> 21,068</w:t>
      </w:r>
    </w:p>
    <w:p w:rsidR="00000000" w:rsidDel="00000000" w:rsidP="00000000" w:rsidRDefault="00000000" w:rsidRPr="00000000" w14:paraId="0000014C">
      <w:pPr>
        <w:ind w:left="144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Measurements in moderate vulnerability zone: </w:t>
      </w:r>
      <w:r w:rsidDel="00000000" w:rsidR="00000000" w:rsidRPr="00000000">
        <w:rPr>
          <w:rFonts w:ascii="Proxima Nova" w:cs="Proxima Nova" w:eastAsia="Proxima Nova" w:hAnsi="Proxima Nova"/>
          <w:rtl w:val="0"/>
        </w:rPr>
        <w:t xml:space="preserve">4,580</w:t>
      </w:r>
    </w:p>
    <w:p w:rsidR="00000000" w:rsidDel="00000000" w:rsidP="00000000" w:rsidRDefault="00000000" w:rsidRPr="00000000" w14:paraId="0000014D">
      <w:pPr>
        <w:ind w:left="144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Measurements in high vulnerability zone:</w:t>
      </w:r>
      <w:r w:rsidDel="00000000" w:rsidR="00000000" w:rsidRPr="00000000">
        <w:rPr>
          <w:rFonts w:ascii="Proxima Nova" w:cs="Proxima Nova" w:eastAsia="Proxima Nova" w:hAnsi="Proxima Nova"/>
          <w:rtl w:val="0"/>
        </w:rPr>
        <w:t xml:space="preserve"> 15,114</w:t>
      </w:r>
    </w:p>
    <w:p w:rsidR="00000000" w:rsidDel="00000000" w:rsidP="00000000" w:rsidRDefault="00000000" w:rsidRPr="00000000" w14:paraId="0000014E">
      <w:pPr>
        <w:ind w:left="144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Measurements in highest vulnerability zone:</w:t>
      </w:r>
      <w:r w:rsidDel="00000000" w:rsidR="00000000" w:rsidRPr="00000000">
        <w:rPr>
          <w:rFonts w:ascii="Proxima Nova" w:cs="Proxima Nova" w:eastAsia="Proxima Nova" w:hAnsi="Proxima Nova"/>
          <w:rtl w:val="0"/>
        </w:rPr>
        <w:t xml:space="preserve"> 1,374</w:t>
      </w:r>
    </w:p>
    <w:p w:rsidR="00000000" w:rsidDel="00000000" w:rsidP="00000000" w:rsidRDefault="00000000" w:rsidRPr="00000000" w14:paraId="0000014F">
      <w:pPr>
        <w:ind w:left="144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50">
      <w:pPr>
        <w:ind w:left="720" w:firstLine="720"/>
        <w:rPr/>
      </w:pPr>
      <w:r w:rsidDel="00000000" w:rsidR="00000000" w:rsidRPr="00000000">
        <w:rPr>
          <w:rFonts w:ascii="Proxima Nova" w:cs="Proxima Nova" w:eastAsia="Proxima Nova" w:hAnsi="Proxima Nova"/>
          <w:b w:val="1"/>
          <w:bCs w:val="1"/>
          <w:rtl w:val="0"/>
        </w:rPr>
        <w:t xml:space="preserve">Wet</w:t>
      </w:r>
      <w:r w:rsidDel="00000000" w:rsidR="00000000" w:rsidRPr="00000000">
        <w:rPr>
          <w:rFonts w:ascii="Proxima Nova" w:cs="Proxima Nova" w:eastAsia="Proxima Nova" w:hAnsi="Proxima Nova"/>
          <w:b w:val="1"/>
          <w:bCs w:val="1"/>
          <w:rtl w:val="0"/>
        </w:rPr>
        <w:t xml:space="preserve"> season: </w:t>
      </w:r>
      <w:r w:rsidDel="00000000" w:rsidR="00000000" w:rsidRPr="00000000">
        <w:rPr>
          <w:rtl w:val="0"/>
        </w:rPr>
        <w:t xml:space="preserve">October 1 - March 31</w:t>
      </w:r>
    </w:p>
    <w:p w:rsidR="00000000" w:rsidDel="00000000" w:rsidP="00000000" w:rsidRDefault="00000000" w:rsidRPr="00000000" w14:paraId="00000151">
      <w:pPr>
        <w:ind w:left="720" w:firstLine="720"/>
        <w:rPr/>
      </w:pPr>
      <w:r w:rsidDel="00000000" w:rsidR="00000000" w:rsidRPr="00000000">
        <w:rPr>
          <w:rFonts w:ascii="Proxima Nova" w:cs="Proxima Nova" w:eastAsia="Proxima Nova" w:hAnsi="Proxima Nova"/>
          <w:b w:val="1"/>
          <w:bCs w:val="1"/>
          <w:rtl w:val="0"/>
        </w:rPr>
        <w:t xml:space="preserve">Wet season days in run: </w:t>
      </w:r>
      <w:r w:rsidDel="00000000" w:rsidR="00000000" w:rsidRPr="00000000">
        <w:rPr>
          <w:rtl w:val="0"/>
        </w:rPr>
        <w:t xml:space="preserve">275</w:t>
      </w:r>
    </w:p>
    <w:p w:rsidR="00000000" w:rsidDel="00000000" w:rsidP="00000000" w:rsidRDefault="00000000" w:rsidRPr="00000000" w14:paraId="00000152">
      <w:pPr>
        <w:ind w:left="1440" w:firstLine="0"/>
        <w:rPr>
          <w:rFonts w:ascii="Proxima Nova" w:cs="Proxima Nova" w:eastAsia="Proxima Nova" w:hAnsi="Proxima Nova"/>
        </w:rPr>
      </w:pPr>
      <w:r w:rsidDel="00000000" w:rsidR="00000000" w:rsidRPr="00000000">
        <w:rPr>
          <w:b w:val="1"/>
          <w:bCs w:val="1"/>
          <w:rtl w:val="0"/>
        </w:rPr>
        <w:t xml:space="preserve">Wet season m</w:t>
      </w:r>
      <w:r w:rsidDel="00000000" w:rsidR="00000000" w:rsidRPr="00000000">
        <w:rPr>
          <w:rFonts w:ascii="Proxima Nova" w:cs="Proxima Nova" w:eastAsia="Proxima Nova" w:hAnsi="Proxima Nova"/>
          <w:b w:val="1"/>
          <w:bCs w:val="1"/>
          <w:rtl w:val="0"/>
        </w:rPr>
        <w:t xml:space="preserve">easurements in total run:</w:t>
      </w:r>
      <w:r w:rsidDel="00000000" w:rsidR="00000000" w:rsidRPr="00000000">
        <w:rPr>
          <w:rFonts w:ascii="Proxima Nova" w:cs="Proxima Nova" w:eastAsia="Proxima Nova" w:hAnsi="Proxima Nova"/>
          <w:rtl w:val="0"/>
        </w:rPr>
        <w:t xml:space="preserve"> 12,650</w:t>
      </w:r>
    </w:p>
    <w:p w:rsidR="00000000" w:rsidDel="00000000" w:rsidP="00000000" w:rsidRDefault="00000000" w:rsidRPr="00000000" w14:paraId="00000153">
      <w:pPr>
        <w:ind w:left="1440" w:firstLine="0"/>
        <w:rPr/>
      </w:pPr>
      <w:r w:rsidDel="00000000" w:rsidR="00000000" w:rsidRPr="00000000">
        <w:rPr>
          <w:b w:val="1"/>
          <w:bCs w:val="1"/>
          <w:rtl w:val="0"/>
        </w:rPr>
        <w:t xml:space="preserve">Wet season me</w:t>
      </w:r>
      <w:r w:rsidDel="00000000" w:rsidR="00000000" w:rsidRPr="00000000">
        <w:rPr>
          <w:rFonts w:ascii="Proxima Nova" w:cs="Proxima Nova" w:eastAsia="Proxima Nova" w:hAnsi="Proxima Nova"/>
          <w:b w:val="1"/>
          <w:bCs w:val="1"/>
          <w:rtl w:val="0"/>
        </w:rPr>
        <w:t xml:space="preserve">asurements in moderate vulnerability zone: </w:t>
      </w:r>
      <w:r w:rsidDel="00000000" w:rsidR="00000000" w:rsidRPr="00000000">
        <w:rPr>
          <w:rtl w:val="0"/>
        </w:rPr>
        <w:t xml:space="preserve">2,750</w:t>
      </w:r>
    </w:p>
    <w:p w:rsidR="00000000" w:rsidDel="00000000" w:rsidP="00000000" w:rsidRDefault="00000000" w:rsidRPr="00000000" w14:paraId="00000154">
      <w:pPr>
        <w:ind w:left="1440" w:firstLine="0"/>
        <w:rPr/>
      </w:pPr>
      <w:r w:rsidDel="00000000" w:rsidR="00000000" w:rsidRPr="00000000">
        <w:rPr>
          <w:b w:val="1"/>
          <w:bCs w:val="1"/>
          <w:rtl w:val="0"/>
        </w:rPr>
        <w:t xml:space="preserve">Wet season m</w:t>
      </w:r>
      <w:r w:rsidDel="00000000" w:rsidR="00000000" w:rsidRPr="00000000">
        <w:rPr>
          <w:rFonts w:ascii="Proxima Nova" w:cs="Proxima Nova" w:eastAsia="Proxima Nova" w:hAnsi="Proxima Nova"/>
          <w:b w:val="1"/>
          <w:bCs w:val="1"/>
          <w:rtl w:val="0"/>
        </w:rPr>
        <w:t xml:space="preserve">easurements in high vulnerability zone:</w:t>
      </w:r>
      <w:r w:rsidDel="00000000" w:rsidR="00000000" w:rsidRPr="00000000">
        <w:rPr>
          <w:rFonts w:ascii="Proxima Nova" w:cs="Proxima Nova" w:eastAsia="Proxima Nova" w:hAnsi="Proxima Nova"/>
          <w:rtl w:val="0"/>
        </w:rPr>
        <w:t xml:space="preserve"> </w:t>
      </w:r>
      <w:r w:rsidDel="00000000" w:rsidR="00000000" w:rsidRPr="00000000">
        <w:rPr>
          <w:rtl w:val="0"/>
        </w:rPr>
        <w:t xml:space="preserve">9,075</w:t>
      </w:r>
    </w:p>
    <w:p w:rsidR="00000000" w:rsidDel="00000000" w:rsidP="00000000" w:rsidRDefault="00000000" w:rsidRPr="00000000" w14:paraId="00000155">
      <w:pPr>
        <w:ind w:left="1440" w:firstLine="0"/>
        <w:rPr>
          <w:rFonts w:ascii="Proxima Nova" w:cs="Proxima Nova" w:eastAsia="Proxima Nova" w:hAnsi="Proxima Nova"/>
        </w:rPr>
      </w:pPr>
      <w:r w:rsidDel="00000000" w:rsidR="00000000" w:rsidRPr="00000000">
        <w:rPr>
          <w:b w:val="1"/>
          <w:bCs w:val="1"/>
          <w:rtl w:val="0"/>
        </w:rPr>
        <w:t xml:space="preserve">Wet season m</w:t>
      </w:r>
      <w:r w:rsidDel="00000000" w:rsidR="00000000" w:rsidRPr="00000000">
        <w:rPr>
          <w:rFonts w:ascii="Proxima Nova" w:cs="Proxima Nova" w:eastAsia="Proxima Nova" w:hAnsi="Proxima Nova"/>
          <w:b w:val="1"/>
          <w:bCs w:val="1"/>
          <w:rtl w:val="0"/>
        </w:rPr>
        <w:t xml:space="preserve">easurements in highest vulnerability zone:</w:t>
      </w:r>
      <w:r w:rsidDel="00000000" w:rsidR="00000000" w:rsidRPr="00000000">
        <w:rPr>
          <w:rFonts w:ascii="Proxima Nova" w:cs="Proxima Nova" w:eastAsia="Proxima Nova" w:hAnsi="Proxima Nova"/>
          <w:rtl w:val="0"/>
        </w:rPr>
        <w:t xml:space="preserve"> </w:t>
      </w:r>
      <w:r w:rsidDel="00000000" w:rsidR="00000000" w:rsidRPr="00000000">
        <w:rPr>
          <w:rtl w:val="0"/>
        </w:rPr>
        <w:t xml:space="preserve">825</w:t>
      </w:r>
      <w:r w:rsidDel="00000000" w:rsidR="00000000" w:rsidRPr="00000000">
        <w:rPr>
          <w:rtl w:val="0"/>
        </w:rPr>
      </w:r>
    </w:p>
    <w:p w:rsidR="00000000" w:rsidDel="00000000" w:rsidP="00000000" w:rsidRDefault="00000000" w:rsidRPr="00000000" w14:paraId="00000156">
      <w:pPr>
        <w:ind w:left="720" w:firstLine="0"/>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157">
      <w:pPr>
        <w:ind w:left="720" w:firstLine="720"/>
        <w:rPr/>
      </w:pPr>
      <w:r w:rsidDel="00000000" w:rsidR="00000000" w:rsidRPr="00000000">
        <w:rPr>
          <w:rFonts w:ascii="Proxima Nova" w:cs="Proxima Nova" w:eastAsia="Proxima Nova" w:hAnsi="Proxima Nova"/>
          <w:b w:val="1"/>
          <w:bCs w:val="1"/>
          <w:rtl w:val="0"/>
        </w:rPr>
        <w:t xml:space="preserve">Dry season: </w:t>
      </w:r>
      <w:r w:rsidDel="00000000" w:rsidR="00000000" w:rsidRPr="00000000">
        <w:rPr>
          <w:rtl w:val="0"/>
        </w:rPr>
        <w:t xml:space="preserve">April 1 - September 30</w:t>
      </w:r>
    </w:p>
    <w:p w:rsidR="00000000" w:rsidDel="00000000" w:rsidP="00000000" w:rsidRDefault="00000000" w:rsidRPr="00000000" w14:paraId="00000158">
      <w:pPr>
        <w:ind w:left="144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Dry season days in run:</w:t>
      </w:r>
      <w:r w:rsidDel="00000000" w:rsidR="00000000" w:rsidRPr="00000000">
        <w:rPr>
          <w:rFonts w:ascii="Proxima Nova" w:cs="Proxima Nova" w:eastAsia="Proxima Nova" w:hAnsi="Proxima Nova"/>
          <w:rtl w:val="0"/>
        </w:rPr>
        <w:t xml:space="preserve"> </w:t>
      </w:r>
      <w:r w:rsidDel="00000000" w:rsidR="00000000" w:rsidRPr="00000000">
        <w:rPr>
          <w:rtl w:val="0"/>
        </w:rPr>
        <w:t xml:space="preserve">183</w:t>
      </w:r>
      <w:r w:rsidDel="00000000" w:rsidR="00000000" w:rsidRPr="00000000">
        <w:rPr>
          <w:rtl w:val="0"/>
        </w:rPr>
      </w:r>
    </w:p>
    <w:p w:rsidR="00000000" w:rsidDel="00000000" w:rsidP="00000000" w:rsidRDefault="00000000" w:rsidRPr="00000000" w14:paraId="00000159">
      <w:pPr>
        <w:ind w:left="144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Dry </w:t>
      </w:r>
      <w:r w:rsidDel="00000000" w:rsidR="00000000" w:rsidRPr="00000000">
        <w:rPr>
          <w:b w:val="1"/>
          <w:bCs w:val="1"/>
          <w:rtl w:val="0"/>
        </w:rPr>
        <w:t xml:space="preserve">season m</w:t>
      </w:r>
      <w:r w:rsidDel="00000000" w:rsidR="00000000" w:rsidRPr="00000000">
        <w:rPr>
          <w:rFonts w:ascii="Proxima Nova" w:cs="Proxima Nova" w:eastAsia="Proxima Nova" w:hAnsi="Proxima Nova"/>
          <w:b w:val="1"/>
          <w:bCs w:val="1"/>
          <w:rtl w:val="0"/>
        </w:rPr>
        <w:t xml:space="preserve">easurements in total run:</w:t>
      </w:r>
      <w:r w:rsidDel="00000000" w:rsidR="00000000" w:rsidRPr="00000000">
        <w:rPr>
          <w:rFonts w:ascii="Proxima Nova" w:cs="Proxima Nova" w:eastAsia="Proxima Nova" w:hAnsi="Proxima Nova"/>
          <w:rtl w:val="0"/>
        </w:rPr>
        <w:t xml:space="preserve"> </w:t>
      </w:r>
      <w:r w:rsidDel="00000000" w:rsidR="00000000" w:rsidRPr="00000000">
        <w:rPr>
          <w:rtl w:val="0"/>
        </w:rPr>
        <w:t xml:space="preserve">8,418</w:t>
      </w:r>
      <w:r w:rsidDel="00000000" w:rsidR="00000000" w:rsidRPr="00000000">
        <w:rPr>
          <w:rtl w:val="0"/>
        </w:rPr>
      </w:r>
    </w:p>
    <w:p w:rsidR="00000000" w:rsidDel="00000000" w:rsidP="00000000" w:rsidRDefault="00000000" w:rsidRPr="00000000" w14:paraId="0000015A">
      <w:pPr>
        <w:ind w:left="1440" w:firstLine="0"/>
        <w:rPr/>
      </w:pPr>
      <w:r w:rsidDel="00000000" w:rsidR="00000000" w:rsidRPr="00000000">
        <w:rPr>
          <w:b w:val="1"/>
          <w:bCs w:val="1"/>
          <w:rtl w:val="0"/>
        </w:rPr>
        <w:t xml:space="preserve">Dry season m</w:t>
      </w:r>
      <w:r w:rsidDel="00000000" w:rsidR="00000000" w:rsidRPr="00000000">
        <w:rPr>
          <w:rFonts w:ascii="Proxima Nova" w:cs="Proxima Nova" w:eastAsia="Proxima Nova" w:hAnsi="Proxima Nova"/>
          <w:b w:val="1"/>
          <w:bCs w:val="1"/>
          <w:rtl w:val="0"/>
        </w:rPr>
        <w:t xml:space="preserve">easurements in moderate vulnerability zone: </w:t>
      </w:r>
      <w:r w:rsidDel="00000000" w:rsidR="00000000" w:rsidRPr="00000000">
        <w:rPr>
          <w:rtl w:val="0"/>
        </w:rPr>
        <w:t xml:space="preserve">1,830</w:t>
      </w:r>
    </w:p>
    <w:p w:rsidR="00000000" w:rsidDel="00000000" w:rsidP="00000000" w:rsidRDefault="00000000" w:rsidRPr="00000000" w14:paraId="0000015B">
      <w:pPr>
        <w:ind w:left="1440" w:firstLine="0"/>
        <w:rPr>
          <w:rFonts w:ascii="Proxima Nova" w:cs="Proxima Nova" w:eastAsia="Proxima Nova" w:hAnsi="Proxima Nova"/>
        </w:rPr>
      </w:pPr>
      <w:r w:rsidDel="00000000" w:rsidR="00000000" w:rsidRPr="00000000">
        <w:rPr>
          <w:b w:val="1"/>
          <w:bCs w:val="1"/>
          <w:rtl w:val="0"/>
        </w:rPr>
        <w:t xml:space="preserve">Dry season m</w:t>
      </w:r>
      <w:r w:rsidDel="00000000" w:rsidR="00000000" w:rsidRPr="00000000">
        <w:rPr>
          <w:rFonts w:ascii="Proxima Nova" w:cs="Proxima Nova" w:eastAsia="Proxima Nova" w:hAnsi="Proxima Nova"/>
          <w:b w:val="1"/>
          <w:bCs w:val="1"/>
          <w:rtl w:val="0"/>
        </w:rPr>
        <w:t xml:space="preserve">easurements in high vulnerability zone:</w:t>
      </w:r>
      <w:r w:rsidDel="00000000" w:rsidR="00000000" w:rsidRPr="00000000">
        <w:rPr>
          <w:rFonts w:ascii="Proxima Nova" w:cs="Proxima Nova" w:eastAsia="Proxima Nova" w:hAnsi="Proxima Nova"/>
          <w:rtl w:val="0"/>
        </w:rPr>
        <w:t xml:space="preserve"> </w:t>
      </w:r>
      <w:r w:rsidDel="00000000" w:rsidR="00000000" w:rsidRPr="00000000">
        <w:rPr>
          <w:rtl w:val="0"/>
        </w:rPr>
        <w:t xml:space="preserve">6,039</w:t>
      </w:r>
      <w:r w:rsidDel="00000000" w:rsidR="00000000" w:rsidRPr="00000000">
        <w:rPr>
          <w:rtl w:val="0"/>
        </w:rPr>
      </w:r>
    </w:p>
    <w:p w:rsidR="00000000" w:rsidDel="00000000" w:rsidP="00000000" w:rsidRDefault="00000000" w:rsidRPr="00000000" w14:paraId="0000015C">
      <w:pPr>
        <w:ind w:left="1440" w:firstLine="0"/>
        <w:rPr/>
      </w:pPr>
      <w:r w:rsidDel="00000000" w:rsidR="00000000" w:rsidRPr="00000000">
        <w:rPr>
          <w:b w:val="1"/>
          <w:bCs w:val="1"/>
          <w:rtl w:val="0"/>
        </w:rPr>
        <w:t xml:space="preserve">Dry season m</w:t>
      </w:r>
      <w:r w:rsidDel="00000000" w:rsidR="00000000" w:rsidRPr="00000000">
        <w:rPr>
          <w:rFonts w:ascii="Proxima Nova" w:cs="Proxima Nova" w:eastAsia="Proxima Nova" w:hAnsi="Proxima Nova"/>
          <w:b w:val="1"/>
          <w:bCs w:val="1"/>
          <w:rtl w:val="0"/>
        </w:rPr>
        <w:t xml:space="preserve">easurements in highest vulnerability zone: </w:t>
      </w:r>
      <w:r w:rsidDel="00000000" w:rsidR="00000000" w:rsidRPr="00000000">
        <w:rPr>
          <w:rtl w:val="0"/>
        </w:rPr>
        <w:t xml:space="preserve">549</w:t>
      </w:r>
    </w:p>
    <w:p w:rsidR="00000000" w:rsidDel="00000000" w:rsidP="00000000" w:rsidRDefault="00000000" w:rsidRPr="00000000" w14:paraId="0000015D">
      <w:pPr>
        <w:ind w:left="144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5E">
      <w:pPr>
        <w:ind w:left="720" w:firstLine="0"/>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15F">
      <w:pPr>
        <w:ind w:left="72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Adaptation scenario analysis:</w:t>
      </w:r>
    </w:p>
    <w:p w:rsidR="00000000" w:rsidDel="00000000" w:rsidP="00000000" w:rsidRDefault="00000000" w:rsidRPr="00000000" w14:paraId="00000160">
      <w:pPr>
        <w:ind w:left="144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Run start date: </w:t>
      </w:r>
      <w:r w:rsidDel="00000000" w:rsidR="00000000" w:rsidRPr="00000000">
        <w:rPr>
          <w:rFonts w:ascii="Proxima Nova" w:cs="Proxima Nova" w:eastAsia="Proxima Nova" w:hAnsi="Proxima Nova"/>
          <w:rtl w:val="0"/>
        </w:rPr>
        <w:t xml:space="preserve">October 1, 2018</w:t>
      </w:r>
    </w:p>
    <w:p w:rsidR="00000000" w:rsidDel="00000000" w:rsidP="00000000" w:rsidRDefault="00000000" w:rsidRPr="00000000" w14:paraId="00000161">
      <w:pPr>
        <w:ind w:left="144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Run end date:</w:t>
      </w:r>
      <w:r w:rsidDel="00000000" w:rsidR="00000000" w:rsidRPr="00000000">
        <w:rPr>
          <w:rFonts w:ascii="Proxima Nova" w:cs="Proxima Nova" w:eastAsia="Proxima Nova" w:hAnsi="Proxima Nova"/>
          <w:rtl w:val="0"/>
        </w:rPr>
        <w:t xml:space="preserve"> December 1, 2020</w:t>
      </w:r>
    </w:p>
    <w:p w:rsidR="00000000" w:rsidDel="00000000" w:rsidP="00000000" w:rsidRDefault="00000000" w:rsidRPr="00000000" w14:paraId="00000162">
      <w:pPr>
        <w:ind w:left="144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Total days in run:</w:t>
      </w:r>
      <w:r w:rsidDel="00000000" w:rsidR="00000000" w:rsidRPr="00000000">
        <w:rPr>
          <w:rFonts w:ascii="Proxima Nova" w:cs="Proxima Nova" w:eastAsia="Proxima Nova" w:hAnsi="Proxima Nova"/>
          <w:rtl w:val="0"/>
        </w:rPr>
        <w:t xml:space="preserve"> 793</w:t>
      </w:r>
    </w:p>
    <w:p w:rsidR="00000000" w:rsidDel="00000000" w:rsidP="00000000" w:rsidRDefault="00000000" w:rsidRPr="00000000" w14:paraId="00000163">
      <w:pPr>
        <w:ind w:left="144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64">
      <w:pPr>
        <w:ind w:left="144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Measurements in total run:</w:t>
      </w:r>
      <w:r w:rsidDel="00000000" w:rsidR="00000000" w:rsidRPr="00000000">
        <w:rPr>
          <w:rFonts w:ascii="Proxima Nova" w:cs="Proxima Nova" w:eastAsia="Proxima Nova" w:hAnsi="Proxima Nova"/>
          <w:rtl w:val="0"/>
        </w:rPr>
        <w:t xml:space="preserve"> 39,659</w:t>
      </w:r>
    </w:p>
    <w:p w:rsidR="00000000" w:rsidDel="00000000" w:rsidP="00000000" w:rsidRDefault="00000000" w:rsidRPr="00000000" w14:paraId="00000165">
      <w:pPr>
        <w:ind w:left="144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Measurements in moderate vulnerability zone:</w:t>
      </w:r>
      <w:r w:rsidDel="00000000" w:rsidR="00000000" w:rsidRPr="00000000">
        <w:rPr>
          <w:rFonts w:ascii="Proxima Nova" w:cs="Proxima Nova" w:eastAsia="Proxima Nova" w:hAnsi="Proxima Nova"/>
          <w:rtl w:val="0"/>
        </w:rPr>
        <w:t xml:space="preserve"> 8,723</w:t>
      </w:r>
    </w:p>
    <w:p w:rsidR="00000000" w:rsidDel="00000000" w:rsidP="00000000" w:rsidRDefault="00000000" w:rsidRPr="00000000" w14:paraId="00000166">
      <w:pPr>
        <w:ind w:left="144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Measurements in high vulnerability zone:</w:t>
      </w:r>
      <w:r w:rsidDel="00000000" w:rsidR="00000000" w:rsidRPr="00000000">
        <w:rPr>
          <w:rFonts w:ascii="Proxima Nova" w:cs="Proxima Nova" w:eastAsia="Proxima Nova" w:hAnsi="Proxima Nova"/>
          <w:rtl w:val="0"/>
        </w:rPr>
        <w:t xml:space="preserve"> 28,548</w:t>
      </w:r>
    </w:p>
    <w:p w:rsidR="00000000" w:rsidDel="00000000" w:rsidP="00000000" w:rsidRDefault="00000000" w:rsidRPr="00000000" w14:paraId="00000167">
      <w:pPr>
        <w:ind w:left="144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Measurements in highest vulnerability zone:</w:t>
      </w:r>
      <w:r w:rsidDel="00000000" w:rsidR="00000000" w:rsidRPr="00000000">
        <w:rPr>
          <w:rFonts w:ascii="Proxima Nova" w:cs="Proxima Nova" w:eastAsia="Proxima Nova" w:hAnsi="Proxima Nova"/>
          <w:rtl w:val="0"/>
        </w:rPr>
        <w:t xml:space="preserve"> 2,379</w:t>
      </w:r>
    </w:p>
    <w:p w:rsidR="00000000" w:rsidDel="00000000" w:rsidP="00000000" w:rsidRDefault="00000000" w:rsidRPr="00000000" w14:paraId="00000168">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69">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ab/>
      </w:r>
      <w:r w:rsidDel="00000000" w:rsidR="00000000" w:rsidRPr="00000000">
        <w:rPr>
          <w:rFonts w:ascii="Proxima Nova" w:cs="Proxima Nova" w:eastAsia="Proxima Nova" w:hAnsi="Proxima Nova"/>
          <w:b w:val="1"/>
          <w:bCs w:val="1"/>
          <w:rtl w:val="0"/>
        </w:rPr>
        <w:t xml:space="preserve">Wet season: </w:t>
      </w:r>
      <w:r w:rsidDel="00000000" w:rsidR="00000000" w:rsidRPr="00000000">
        <w:rPr>
          <w:rFonts w:ascii="Proxima Nova" w:cs="Proxima Nova" w:eastAsia="Proxima Nova" w:hAnsi="Proxima Nova"/>
          <w:rtl w:val="0"/>
        </w:rPr>
        <w:t xml:space="preserve">October 1 - March 31</w:t>
      </w:r>
    </w:p>
    <w:p w:rsidR="00000000" w:rsidDel="00000000" w:rsidP="00000000" w:rsidRDefault="00000000" w:rsidRPr="00000000" w14:paraId="0000016A">
      <w:pPr>
        <w:ind w:left="144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Wet season days in run:</w:t>
      </w:r>
      <w:r w:rsidDel="00000000" w:rsidR="00000000" w:rsidRPr="00000000">
        <w:rPr>
          <w:rFonts w:ascii="Proxima Nova" w:cs="Proxima Nova" w:eastAsia="Proxima Nova" w:hAnsi="Proxima Nova"/>
          <w:rtl w:val="0"/>
        </w:rPr>
        <w:t xml:space="preserve"> 427</w:t>
      </w:r>
    </w:p>
    <w:p w:rsidR="00000000" w:rsidDel="00000000" w:rsidP="00000000" w:rsidRDefault="00000000" w:rsidRPr="00000000" w14:paraId="0000016B">
      <w:pPr>
        <w:ind w:left="144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Wet season measurements in total run:</w:t>
      </w:r>
      <w:r w:rsidDel="00000000" w:rsidR="00000000" w:rsidRPr="00000000">
        <w:rPr>
          <w:rFonts w:ascii="Proxima Nova" w:cs="Proxima Nova" w:eastAsia="Proxima Nova" w:hAnsi="Proxima Nova"/>
          <w:rtl w:val="0"/>
        </w:rPr>
        <w:t xml:space="preserve"> 21,350</w:t>
      </w:r>
    </w:p>
    <w:p w:rsidR="00000000" w:rsidDel="00000000" w:rsidP="00000000" w:rsidRDefault="00000000" w:rsidRPr="00000000" w14:paraId="0000016C">
      <w:pPr>
        <w:ind w:left="144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Wet season measurements in moderate vulnerability zone:</w:t>
      </w:r>
      <w:r w:rsidDel="00000000" w:rsidR="00000000" w:rsidRPr="00000000">
        <w:rPr>
          <w:rFonts w:ascii="Proxima Nova" w:cs="Proxima Nova" w:eastAsia="Proxima Nova" w:hAnsi="Proxima Nova"/>
          <w:rtl w:val="0"/>
        </w:rPr>
        <w:t xml:space="preserve"> 4,697</w:t>
      </w:r>
    </w:p>
    <w:p w:rsidR="00000000" w:rsidDel="00000000" w:rsidP="00000000" w:rsidRDefault="00000000" w:rsidRPr="00000000" w14:paraId="0000016D">
      <w:pPr>
        <w:ind w:left="144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Wet season measurements in high vulnerability zone:</w:t>
      </w:r>
      <w:r w:rsidDel="00000000" w:rsidR="00000000" w:rsidRPr="00000000">
        <w:rPr>
          <w:rFonts w:ascii="Proxima Nova" w:cs="Proxima Nova" w:eastAsia="Proxima Nova" w:hAnsi="Proxima Nova"/>
          <w:rtl w:val="0"/>
        </w:rPr>
        <w:t xml:space="preserve"> 15,372</w:t>
      </w:r>
    </w:p>
    <w:p w:rsidR="00000000" w:rsidDel="00000000" w:rsidP="00000000" w:rsidRDefault="00000000" w:rsidRPr="00000000" w14:paraId="0000016E">
      <w:pPr>
        <w:ind w:left="144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Wet season measurements in highest vulnerability zone:</w:t>
      </w:r>
      <w:r w:rsidDel="00000000" w:rsidR="00000000" w:rsidRPr="00000000">
        <w:rPr>
          <w:rFonts w:ascii="Proxima Nova" w:cs="Proxima Nova" w:eastAsia="Proxima Nova" w:hAnsi="Proxima Nova"/>
          <w:rtl w:val="0"/>
        </w:rPr>
        <w:t xml:space="preserve"> 1,281</w:t>
      </w:r>
    </w:p>
    <w:p w:rsidR="00000000" w:rsidDel="00000000" w:rsidP="00000000" w:rsidRDefault="00000000" w:rsidRPr="00000000" w14:paraId="0000016F">
      <w:pPr>
        <w:ind w:left="720" w:firstLine="0"/>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170">
      <w:pPr>
        <w:ind w:left="720" w:firstLine="72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Dry season: </w:t>
      </w:r>
      <w:r w:rsidDel="00000000" w:rsidR="00000000" w:rsidRPr="00000000">
        <w:rPr>
          <w:rFonts w:ascii="Proxima Nova" w:cs="Proxima Nova" w:eastAsia="Proxima Nova" w:hAnsi="Proxima Nova"/>
          <w:rtl w:val="0"/>
        </w:rPr>
        <w:t xml:space="preserve">April 1 - September 30</w:t>
      </w:r>
    </w:p>
    <w:p w:rsidR="00000000" w:rsidDel="00000000" w:rsidP="00000000" w:rsidRDefault="00000000" w:rsidRPr="00000000" w14:paraId="00000171">
      <w:pPr>
        <w:ind w:left="144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Dry season days in run:</w:t>
      </w:r>
      <w:r w:rsidDel="00000000" w:rsidR="00000000" w:rsidRPr="00000000">
        <w:rPr>
          <w:rFonts w:ascii="Proxima Nova" w:cs="Proxima Nova" w:eastAsia="Proxima Nova" w:hAnsi="Proxima Nova"/>
          <w:rtl w:val="0"/>
        </w:rPr>
        <w:t xml:space="preserve"> 366</w:t>
      </w:r>
    </w:p>
    <w:p w:rsidR="00000000" w:rsidDel="00000000" w:rsidP="00000000" w:rsidRDefault="00000000" w:rsidRPr="00000000" w14:paraId="00000172">
      <w:pPr>
        <w:ind w:left="144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Dry season measurements in total run:</w:t>
      </w:r>
      <w:r w:rsidDel="00000000" w:rsidR="00000000" w:rsidRPr="00000000">
        <w:rPr>
          <w:rFonts w:ascii="Proxima Nova" w:cs="Proxima Nova" w:eastAsia="Proxima Nova" w:hAnsi="Proxima Nova"/>
          <w:rtl w:val="0"/>
        </w:rPr>
        <w:t xml:space="preserve"> 18,300</w:t>
      </w:r>
    </w:p>
    <w:p w:rsidR="00000000" w:rsidDel="00000000" w:rsidP="00000000" w:rsidRDefault="00000000" w:rsidRPr="00000000" w14:paraId="00000173">
      <w:pPr>
        <w:ind w:left="144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Dry season measurements in moderate vulnerability zone: </w:t>
      </w:r>
      <w:r w:rsidDel="00000000" w:rsidR="00000000" w:rsidRPr="00000000">
        <w:rPr>
          <w:rFonts w:ascii="Proxima Nova" w:cs="Proxima Nova" w:eastAsia="Proxima Nova" w:hAnsi="Proxima Nova"/>
          <w:rtl w:val="0"/>
        </w:rPr>
        <w:t xml:space="preserve">4,026</w:t>
      </w:r>
    </w:p>
    <w:p w:rsidR="00000000" w:rsidDel="00000000" w:rsidP="00000000" w:rsidRDefault="00000000" w:rsidRPr="00000000" w14:paraId="00000174">
      <w:pPr>
        <w:ind w:left="144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Dry season measurements in high vulnerability zone:</w:t>
      </w:r>
      <w:r w:rsidDel="00000000" w:rsidR="00000000" w:rsidRPr="00000000">
        <w:rPr>
          <w:rFonts w:ascii="Proxima Nova" w:cs="Proxima Nova" w:eastAsia="Proxima Nova" w:hAnsi="Proxima Nova"/>
          <w:rtl w:val="0"/>
        </w:rPr>
        <w:t xml:space="preserve"> 13,176</w:t>
      </w:r>
    </w:p>
    <w:p w:rsidR="00000000" w:rsidDel="00000000" w:rsidP="00000000" w:rsidRDefault="00000000" w:rsidRPr="00000000" w14:paraId="00000175">
      <w:pPr>
        <w:ind w:left="144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Dry season measurements in highest vulnerability zone:</w:t>
      </w:r>
      <w:r w:rsidDel="00000000" w:rsidR="00000000" w:rsidRPr="00000000">
        <w:rPr>
          <w:rFonts w:ascii="Proxima Nova" w:cs="Proxima Nova" w:eastAsia="Proxima Nova" w:hAnsi="Proxima Nova"/>
          <w:rtl w:val="0"/>
        </w:rPr>
        <w:t xml:space="preserve"> 1,098</w:t>
      </w:r>
    </w:p>
    <w:p w:rsidR="00000000" w:rsidDel="00000000" w:rsidP="00000000" w:rsidRDefault="00000000" w:rsidRPr="00000000" w14:paraId="0000017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77">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Calculation:</w:t>
      </w:r>
      <w:r w:rsidDel="00000000" w:rsidR="00000000" w:rsidRPr="00000000">
        <w:rPr>
          <w:rFonts w:ascii="Proxima Nova" w:cs="Proxima Nova" w:eastAsia="Proxima Nova" w:hAnsi="Proxima Nova"/>
          <w:rtl w:val="0"/>
        </w:rPr>
        <w:t xml:space="preserve"> percentage of measurements in run exceeding the acceptable drinking water threshold</w:t>
      </w:r>
    </w:p>
    <w:p w:rsidR="00000000" w:rsidDel="00000000" w:rsidP="00000000" w:rsidRDefault="00000000" w:rsidRPr="00000000" w14:paraId="0000017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79">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Threshold:</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17A">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Acceptable drinking water: &lt; 1,050 𝜇/cm</w:t>
      </w:r>
    </w:p>
    <w:p w:rsidR="00000000" w:rsidDel="00000000" w:rsidP="00000000" w:rsidRDefault="00000000" w:rsidRPr="00000000" w14:paraId="0000017B">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Unacceptable drinking water: ≥ 1,050 𝜇/cm</w:t>
      </w:r>
    </w:p>
    <w:p w:rsidR="00000000" w:rsidDel="00000000" w:rsidP="00000000" w:rsidRDefault="00000000" w:rsidRPr="00000000" w14:paraId="0000017C">
      <w:pPr>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7D">
      <w:pPr>
        <w:ind w:left="72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How was the threshold determined?</w:t>
      </w:r>
      <w:r w:rsidDel="00000000" w:rsidR="00000000" w:rsidRPr="00000000">
        <w:rPr>
          <w:rtl w:val="0"/>
        </w:rPr>
      </w:r>
    </w:p>
    <w:p w:rsidR="00000000" w:rsidDel="00000000" w:rsidP="00000000" w:rsidRDefault="00000000" w:rsidRPr="00000000" w14:paraId="0000017E">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threshold of 1,050 𝜇/cm for acceptable drinking water is consistent with the following two standards:</w:t>
      </w:r>
    </w:p>
    <w:p w:rsidR="00000000" w:rsidDel="00000000" w:rsidP="00000000" w:rsidRDefault="00000000" w:rsidRPr="00000000" w14:paraId="0000017F">
      <w:pPr>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80">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Chloride Maximum Contaminant Levels, Secondary Drinking Water Standards, California Code of Regulations, Title 22, Division 4 Environmental Health, Chapter 15 Domestic Water Quality and Monitoring Regulations, Article 16 Secondary Drinking Water Standards (California State Water Resources Control Board, 2018)</w:t>
      </w:r>
    </w:p>
    <w:p w:rsidR="00000000" w:rsidDel="00000000" w:rsidP="00000000" w:rsidRDefault="00000000" w:rsidRPr="00000000" w14:paraId="00000181">
      <w:pPr>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82">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Chloride objectives (California State Water Resources Control Board, 2004)</w:t>
      </w:r>
    </w:p>
    <w:p w:rsidR="00000000" w:rsidDel="00000000" w:rsidP="00000000" w:rsidRDefault="00000000" w:rsidRPr="00000000" w14:paraId="00000183">
      <w:pPr>
        <w:pStyle w:val="Heading2"/>
        <w:rPr>
          <w:rFonts w:ascii="Proxima Nova" w:cs="Proxima Nova" w:eastAsia="Proxima Nova" w:hAnsi="Proxima Nova"/>
        </w:rPr>
      </w:pPr>
      <w:bookmarkStart w:colFirst="0" w:colLast="0" w:name="_l6o0jnx1j8x6" w:id="26"/>
      <w:bookmarkEnd w:id="26"/>
      <w:r w:rsidDel="00000000" w:rsidR="00000000" w:rsidRPr="00000000">
        <w:rPr>
          <w:rFonts w:ascii="Proxima Nova" w:cs="Proxima Nova" w:eastAsia="Proxima Nova" w:hAnsi="Proxima Nova"/>
          <w:rtl w:val="0"/>
        </w:rPr>
        <w:t xml:space="preserve">Results</w:t>
      </w:r>
    </w:p>
    <w:p w:rsidR="00000000" w:rsidDel="00000000" w:rsidP="00000000" w:rsidRDefault="00000000" w:rsidRPr="00000000" w14:paraId="00000184">
      <w:pPr>
        <w:pStyle w:val="Heading3"/>
        <w:rPr>
          <w:rFonts w:ascii="Proxima Nova" w:cs="Proxima Nova" w:eastAsia="Proxima Nova" w:hAnsi="Proxima Nova"/>
        </w:rPr>
      </w:pPr>
      <w:bookmarkStart w:colFirst="0" w:colLast="0" w:name="_j6yy0l55cpuq" w:id="27"/>
      <w:bookmarkEnd w:id="27"/>
      <w:r w:rsidDel="00000000" w:rsidR="00000000" w:rsidRPr="00000000">
        <w:rPr>
          <w:rFonts w:ascii="Proxima Nova" w:cs="Proxima Nova" w:eastAsia="Proxima Nova" w:hAnsi="Proxima Nova"/>
          <w:rtl w:val="0"/>
        </w:rPr>
        <w:t xml:space="preserve">Tiered Outflow Analysis</w:t>
      </w:r>
    </w:p>
    <w:p w:rsidR="00000000" w:rsidDel="00000000" w:rsidP="00000000" w:rsidRDefault="00000000" w:rsidRPr="00000000" w14:paraId="00000185">
      <w:pPr>
        <w:pStyle w:val="Heading4"/>
        <w:rPr>
          <w:rFonts w:ascii="Proxima Nova" w:cs="Proxima Nova" w:eastAsia="Proxima Nova" w:hAnsi="Proxima Nova"/>
        </w:rPr>
      </w:pPr>
      <w:bookmarkStart w:colFirst="0" w:colLast="0" w:name="_29a3fh1tws51" w:id="28"/>
      <w:bookmarkEnd w:id="28"/>
      <w:r w:rsidDel="00000000" w:rsidR="00000000" w:rsidRPr="00000000">
        <w:rPr>
          <w:rFonts w:ascii="Proxima Nova" w:cs="Proxima Nova" w:eastAsia="Proxima Nova" w:hAnsi="Proxima Nova"/>
          <w:rtl w:val="0"/>
        </w:rPr>
        <w:t xml:space="preserve">Total Run, October 1, 2020 - January 1, 2022</w:t>
      </w:r>
      <w:r w:rsidDel="00000000" w:rsidR="00000000" w:rsidRPr="00000000">
        <w:rPr>
          <w:rtl w:val="0"/>
        </w:rPr>
      </w:r>
    </w:p>
    <w:p w:rsidR="00000000" w:rsidDel="00000000" w:rsidP="00000000" w:rsidRDefault="00000000" w:rsidRPr="00000000" w14:paraId="0000018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Among the three tiered outflow runs, the </w:t>
      </w:r>
      <w:r w:rsidDel="00000000" w:rsidR="00000000" w:rsidRPr="00000000">
        <w:rPr>
          <w:rtl w:val="0"/>
        </w:rPr>
        <w:t xml:space="preserve">30% Outflow Increase</w:t>
      </w:r>
      <w:r w:rsidDel="00000000" w:rsidR="00000000" w:rsidRPr="00000000">
        <w:rPr>
          <w:rFonts w:ascii="Proxima Nova" w:cs="Proxima Nova" w:eastAsia="Proxima Nova" w:hAnsi="Proxima Nova"/>
          <w:rtl w:val="0"/>
        </w:rPr>
        <w:t xml:space="preserve"> run performed best for drinking water, followed by the </w:t>
      </w:r>
      <w:r w:rsidDel="00000000" w:rsidR="00000000" w:rsidRPr="00000000">
        <w:rPr>
          <w:rtl w:val="0"/>
        </w:rPr>
        <w:t xml:space="preserve">Historic Baseline</w:t>
      </w:r>
      <w:r w:rsidDel="00000000" w:rsidR="00000000" w:rsidRPr="00000000">
        <w:rPr>
          <w:rFonts w:ascii="Proxima Nova" w:cs="Proxima Nova" w:eastAsia="Proxima Nova" w:hAnsi="Proxima Nova"/>
          <w:rtl w:val="0"/>
        </w:rPr>
        <w:t xml:space="preserve">, and then the </w:t>
      </w:r>
      <w:r w:rsidDel="00000000" w:rsidR="00000000" w:rsidRPr="00000000">
        <w:rPr>
          <w:rtl w:val="0"/>
        </w:rPr>
        <w:t xml:space="preserve">10% Outflow Decrease</w:t>
      </w:r>
      <w:r w:rsidDel="00000000" w:rsidR="00000000" w:rsidRPr="00000000">
        <w:rPr>
          <w:rFonts w:ascii="Proxima Nova" w:cs="Proxima Nova" w:eastAsia="Proxima Nova" w:hAnsi="Proxima Nova"/>
          <w:rtl w:val="0"/>
        </w:rPr>
        <w:t xml:space="preserve"> run, for both the total run and vulnerability index analyses. The percentage of run exceedances for the total runs, as well as the breakdown by vulnerability zone, is shown in Table 1. There were no exceedances in the highest vulnerability zone under any of the runs. In the </w:t>
      </w:r>
      <w:r w:rsidDel="00000000" w:rsidR="00000000" w:rsidRPr="00000000">
        <w:rPr>
          <w:rtl w:val="0"/>
        </w:rPr>
        <w:t xml:space="preserve">Historic Baseline</w:t>
      </w:r>
      <w:r w:rsidDel="00000000" w:rsidR="00000000" w:rsidRPr="00000000">
        <w:rPr>
          <w:rFonts w:ascii="Proxima Nova" w:cs="Proxima Nova" w:eastAsia="Proxima Nova" w:hAnsi="Proxima Nova"/>
          <w:rtl w:val="0"/>
        </w:rPr>
        <w:t xml:space="preserve"> and 10% </w:t>
      </w:r>
      <w:r w:rsidDel="00000000" w:rsidR="00000000" w:rsidRPr="00000000">
        <w:rPr>
          <w:rtl w:val="0"/>
        </w:rPr>
        <w:t xml:space="preserve">O</w:t>
      </w:r>
      <w:r w:rsidDel="00000000" w:rsidR="00000000" w:rsidRPr="00000000">
        <w:rPr>
          <w:rFonts w:ascii="Proxima Nova" w:cs="Proxima Nova" w:eastAsia="Proxima Nova" w:hAnsi="Proxima Nova"/>
          <w:rtl w:val="0"/>
        </w:rPr>
        <w:t xml:space="preserve">utflow </w:t>
      </w:r>
      <w:r w:rsidDel="00000000" w:rsidR="00000000" w:rsidRPr="00000000">
        <w:rPr>
          <w:rtl w:val="0"/>
        </w:rPr>
        <w:t xml:space="preserve">D</w:t>
      </w:r>
      <w:r w:rsidDel="00000000" w:rsidR="00000000" w:rsidRPr="00000000">
        <w:rPr>
          <w:rFonts w:ascii="Proxima Nova" w:cs="Proxima Nova" w:eastAsia="Proxima Nova" w:hAnsi="Proxima Nova"/>
          <w:rtl w:val="0"/>
        </w:rPr>
        <w:t xml:space="preserve">ecrease runs, there were higher percentages of exceedances in the moderate vulnerability zone than the high vulnerability zone; however, for the </w:t>
      </w:r>
      <w:r w:rsidDel="00000000" w:rsidR="00000000" w:rsidRPr="00000000">
        <w:rPr>
          <w:rtl w:val="0"/>
        </w:rPr>
        <w:t xml:space="preserve">30% Outflow Increase</w:t>
      </w:r>
      <w:r w:rsidDel="00000000" w:rsidR="00000000" w:rsidRPr="00000000">
        <w:rPr>
          <w:rFonts w:ascii="Proxima Nova" w:cs="Proxima Nova" w:eastAsia="Proxima Nova" w:hAnsi="Proxima Nova"/>
          <w:rtl w:val="0"/>
        </w:rPr>
        <w:t xml:space="preserve"> run, there was a larger percentage of exceedances in the high vulnerability zone over the moderate vulnerability zone.</w:t>
      </w:r>
    </w:p>
    <w:p w:rsidR="00000000" w:rsidDel="00000000" w:rsidP="00000000" w:rsidRDefault="00000000" w:rsidRPr="00000000" w14:paraId="0000018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8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Table 1. Percentage of run exceeding 1,050 𝜇/cm in each tiered outflow run.</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740"/>
        <w:gridCol w:w="1755"/>
        <w:gridCol w:w="1755"/>
        <w:gridCol w:w="1740"/>
        <w:tblGridChange w:id="0">
          <w:tblGrid>
            <w:gridCol w:w="1755"/>
            <w:gridCol w:w="1740"/>
            <w:gridCol w:w="1755"/>
            <w:gridCol w:w="1755"/>
            <w:gridCol w:w="1740"/>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cccccc"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189">
            <w:pPr>
              <w:widowControl w:val="0"/>
              <w:jc w:val="center"/>
              <w:rPr>
                <w:sz w:val="20"/>
                <w:szCs w:val="20"/>
              </w:rPr>
            </w:pPr>
            <w:r w:rsidDel="00000000" w:rsidR="00000000" w:rsidRPr="00000000">
              <w:rPr>
                <w:sz w:val="20"/>
                <w:szCs w:val="20"/>
                <w:rtl w:val="0"/>
              </w:rPr>
              <w:t xml:space="preserve">Tiered Outflow Scenario</w:t>
            </w:r>
          </w:p>
        </w:tc>
        <w:tc>
          <w:tcPr>
            <w:gridSpan w:val="3"/>
            <w:tcBorders>
              <w:top w:color="000000" w:space="0" w:sz="6" w:val="single"/>
              <w:left w:color="cccccc" w:space="0" w:sz="6" w:val="single"/>
              <w:bottom w:color="cccccc" w:space="0" w:sz="6" w:val="single"/>
              <w:right w:color="cccccc"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18A">
            <w:pPr>
              <w:widowControl w:val="0"/>
              <w:jc w:val="center"/>
              <w:rPr>
                <w:rFonts w:ascii="Arial" w:cs="Arial" w:eastAsia="Arial" w:hAnsi="Arial"/>
                <w:sz w:val="20"/>
                <w:szCs w:val="20"/>
              </w:rPr>
            </w:pPr>
            <w:r w:rsidDel="00000000" w:rsidR="00000000" w:rsidRPr="00000000">
              <w:rPr>
                <w:sz w:val="20"/>
                <w:szCs w:val="20"/>
                <w:rtl w:val="0"/>
              </w:rPr>
              <w:t xml:space="preserve">Exceedance Percentage by Vulnerability Index</w:t>
            </w:r>
            <w:r w:rsidDel="00000000" w:rsidR="00000000" w:rsidRPr="00000000">
              <w:rPr>
                <w:rtl w:val="0"/>
              </w:rPr>
            </w:r>
          </w:p>
        </w:tc>
        <w:tc>
          <w:tcPr>
            <w:vMerge w:val="restart"/>
            <w:tcBorders>
              <w:top w:color="000000" w:space="0" w:sz="6" w:val="single"/>
              <w:left w:color="cccccc" w:space="0" w:sz="6" w:val="single"/>
              <w:bottom w:color="000000" w:space="0" w:sz="6" w:val="single"/>
              <w:right w:color="000000"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18D">
            <w:pPr>
              <w:widowControl w:val="0"/>
              <w:jc w:val="center"/>
              <w:rPr>
                <w:sz w:val="20"/>
                <w:szCs w:val="20"/>
              </w:rPr>
            </w:pPr>
            <w:r w:rsidDel="00000000" w:rsidR="00000000" w:rsidRPr="00000000">
              <w:rPr>
                <w:sz w:val="20"/>
                <w:szCs w:val="20"/>
                <w:rtl w:val="0"/>
              </w:rPr>
              <w:t xml:space="preserve">Total Run Exceedance</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rPr>
                <w:rFonts w:ascii="Proxima Nova" w:cs="Proxima Nova" w:eastAsia="Proxima Nova" w:hAnsi="Proxima Nova"/>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18F">
            <w:pPr>
              <w:widowControl w:val="0"/>
              <w:jc w:val="center"/>
              <w:rPr>
                <w:rFonts w:ascii="Arial" w:cs="Arial" w:eastAsia="Arial" w:hAnsi="Arial"/>
                <w:sz w:val="20"/>
                <w:szCs w:val="20"/>
              </w:rPr>
            </w:pPr>
            <w:r w:rsidDel="00000000" w:rsidR="00000000" w:rsidRPr="00000000">
              <w:rPr>
                <w:sz w:val="20"/>
                <w:szCs w:val="20"/>
                <w:rtl w:val="0"/>
              </w:rPr>
              <w:t xml:space="preserve">Moderate (n = 10)</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190">
            <w:pPr>
              <w:widowControl w:val="0"/>
              <w:jc w:val="center"/>
              <w:rPr>
                <w:rFonts w:ascii="Arial" w:cs="Arial" w:eastAsia="Arial" w:hAnsi="Arial"/>
                <w:sz w:val="20"/>
                <w:szCs w:val="20"/>
              </w:rPr>
            </w:pPr>
            <w:r w:rsidDel="00000000" w:rsidR="00000000" w:rsidRPr="00000000">
              <w:rPr>
                <w:sz w:val="20"/>
                <w:szCs w:val="20"/>
                <w:rtl w:val="0"/>
              </w:rPr>
              <w:t xml:space="preserve">High (n = 33)</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191">
            <w:pPr>
              <w:widowControl w:val="0"/>
              <w:jc w:val="center"/>
              <w:rPr>
                <w:rFonts w:ascii="Arial" w:cs="Arial" w:eastAsia="Arial" w:hAnsi="Arial"/>
                <w:sz w:val="20"/>
                <w:szCs w:val="20"/>
              </w:rPr>
            </w:pPr>
            <w:r w:rsidDel="00000000" w:rsidR="00000000" w:rsidRPr="00000000">
              <w:rPr>
                <w:sz w:val="20"/>
                <w:szCs w:val="20"/>
                <w:rtl w:val="0"/>
              </w:rPr>
              <w:t xml:space="preserve">Highest (n = 3)</w:t>
            </w: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rPr>
                <w:rFonts w:ascii="Proxima Nova" w:cs="Proxima Nova" w:eastAsia="Proxima Nova" w:hAnsi="Proxima Nova"/>
                <w:sz w:val="20"/>
                <w:szCs w:val="20"/>
              </w:rPr>
            </w:pP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3">
            <w:pPr>
              <w:widowControl w:val="0"/>
              <w:jc w:val="center"/>
              <w:rPr>
                <w:rFonts w:ascii="Arial" w:cs="Arial" w:eastAsia="Arial" w:hAnsi="Arial"/>
                <w:sz w:val="20"/>
                <w:szCs w:val="20"/>
              </w:rPr>
            </w:pPr>
            <w:r w:rsidDel="00000000" w:rsidR="00000000" w:rsidRPr="00000000">
              <w:rPr>
                <w:sz w:val="20"/>
                <w:szCs w:val="20"/>
                <w:rtl w:val="0"/>
              </w:rPr>
              <w:t xml:space="preserve">30% Outflow Increase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4">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5">
            <w:pPr>
              <w:widowControl w:val="0"/>
              <w:jc w:val="center"/>
              <w:rPr>
                <w:rFonts w:ascii="Arial" w:cs="Arial" w:eastAsia="Arial" w:hAnsi="Arial"/>
                <w:sz w:val="20"/>
                <w:szCs w:val="20"/>
              </w:rPr>
            </w:pPr>
            <w:r w:rsidDel="00000000" w:rsidR="00000000" w:rsidRPr="00000000">
              <w:rPr>
                <w:sz w:val="20"/>
                <w:szCs w:val="20"/>
                <w:rtl w:val="0"/>
              </w:rPr>
              <w:t xml:space="preserve">11%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6">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7">
            <w:pPr>
              <w:widowControl w:val="0"/>
              <w:jc w:val="center"/>
              <w:rPr>
                <w:rFonts w:ascii="Arial" w:cs="Arial" w:eastAsia="Arial" w:hAnsi="Arial"/>
                <w:sz w:val="20"/>
                <w:szCs w:val="20"/>
              </w:rPr>
            </w:pPr>
            <w:r w:rsidDel="00000000" w:rsidR="00000000" w:rsidRPr="00000000">
              <w:rPr>
                <w:sz w:val="20"/>
                <w:szCs w:val="20"/>
                <w:rtl w:val="0"/>
              </w:rPr>
              <w:t xml:space="preserve">8%</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8">
            <w:pPr>
              <w:widowControl w:val="0"/>
              <w:jc w:val="center"/>
              <w:rPr>
                <w:rFonts w:ascii="Arial" w:cs="Arial" w:eastAsia="Arial" w:hAnsi="Arial"/>
                <w:sz w:val="20"/>
                <w:szCs w:val="20"/>
              </w:rPr>
            </w:pPr>
            <w:r w:rsidDel="00000000" w:rsidR="00000000" w:rsidRPr="00000000">
              <w:rPr>
                <w:sz w:val="20"/>
                <w:szCs w:val="20"/>
                <w:rtl w:val="0"/>
              </w:rPr>
              <w:t xml:space="preserve">Historic Baseline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9">
            <w:pPr>
              <w:widowControl w:val="0"/>
              <w:jc w:val="center"/>
              <w:rPr>
                <w:rFonts w:ascii="Arial" w:cs="Arial" w:eastAsia="Arial" w:hAnsi="Arial"/>
                <w:sz w:val="20"/>
                <w:szCs w:val="20"/>
              </w:rPr>
            </w:pPr>
            <w:r w:rsidDel="00000000" w:rsidR="00000000" w:rsidRPr="00000000">
              <w:rPr>
                <w:sz w:val="20"/>
                <w:szCs w:val="20"/>
                <w:rtl w:val="0"/>
              </w:rPr>
              <w:t xml:space="preserve">31%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A">
            <w:pPr>
              <w:widowControl w:val="0"/>
              <w:jc w:val="center"/>
              <w:rPr>
                <w:rFonts w:ascii="Arial" w:cs="Arial" w:eastAsia="Arial" w:hAnsi="Arial"/>
                <w:sz w:val="20"/>
                <w:szCs w:val="20"/>
              </w:rPr>
            </w:pPr>
            <w:r w:rsidDel="00000000" w:rsidR="00000000" w:rsidRPr="00000000">
              <w:rPr>
                <w:sz w:val="20"/>
                <w:szCs w:val="20"/>
                <w:rtl w:val="0"/>
              </w:rPr>
              <w:t xml:space="preserve">28%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B">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C">
            <w:pPr>
              <w:widowControl w:val="0"/>
              <w:jc w:val="center"/>
              <w:rPr>
                <w:rFonts w:ascii="Arial" w:cs="Arial" w:eastAsia="Arial" w:hAnsi="Arial"/>
                <w:sz w:val="20"/>
                <w:szCs w:val="20"/>
              </w:rPr>
            </w:pPr>
            <w:r w:rsidDel="00000000" w:rsidR="00000000" w:rsidRPr="00000000">
              <w:rPr>
                <w:sz w:val="20"/>
                <w:szCs w:val="20"/>
                <w:rtl w:val="0"/>
              </w:rPr>
              <w:t xml:space="preserve">27%</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D">
            <w:pPr>
              <w:widowControl w:val="0"/>
              <w:jc w:val="center"/>
              <w:rPr>
                <w:rFonts w:ascii="Arial" w:cs="Arial" w:eastAsia="Arial" w:hAnsi="Arial"/>
                <w:sz w:val="20"/>
                <w:szCs w:val="20"/>
              </w:rPr>
            </w:pPr>
            <w:r w:rsidDel="00000000" w:rsidR="00000000" w:rsidRPr="00000000">
              <w:rPr>
                <w:sz w:val="20"/>
                <w:szCs w:val="20"/>
                <w:rtl w:val="0"/>
              </w:rPr>
              <w:t xml:space="preserve">10% Outflow Decrease</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E">
            <w:pPr>
              <w:widowControl w:val="0"/>
              <w:jc w:val="center"/>
              <w:rPr>
                <w:rFonts w:ascii="Arial" w:cs="Arial" w:eastAsia="Arial" w:hAnsi="Arial"/>
                <w:sz w:val="20"/>
                <w:szCs w:val="20"/>
              </w:rPr>
            </w:pPr>
            <w:r w:rsidDel="00000000" w:rsidR="00000000" w:rsidRPr="00000000">
              <w:rPr>
                <w:sz w:val="20"/>
                <w:szCs w:val="20"/>
                <w:rtl w:val="0"/>
              </w:rPr>
              <w:t xml:space="preserve">41%</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F">
            <w:pPr>
              <w:widowControl w:val="0"/>
              <w:jc w:val="center"/>
              <w:rPr>
                <w:rFonts w:ascii="Arial" w:cs="Arial" w:eastAsia="Arial" w:hAnsi="Arial"/>
                <w:sz w:val="20"/>
                <w:szCs w:val="20"/>
              </w:rPr>
            </w:pPr>
            <w:r w:rsidDel="00000000" w:rsidR="00000000" w:rsidRPr="00000000">
              <w:rPr>
                <w:sz w:val="20"/>
                <w:szCs w:val="20"/>
                <w:rtl w:val="0"/>
              </w:rPr>
              <w:t xml:space="preserve">32%</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0">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1">
            <w:pPr>
              <w:widowControl w:val="0"/>
              <w:jc w:val="center"/>
              <w:rPr>
                <w:rFonts w:ascii="Arial" w:cs="Arial" w:eastAsia="Arial" w:hAnsi="Arial"/>
                <w:sz w:val="20"/>
                <w:szCs w:val="20"/>
              </w:rPr>
            </w:pPr>
            <w:r w:rsidDel="00000000" w:rsidR="00000000" w:rsidRPr="00000000">
              <w:rPr>
                <w:sz w:val="20"/>
                <w:szCs w:val="20"/>
                <w:rtl w:val="0"/>
              </w:rPr>
              <w:t xml:space="preserve">32%</w:t>
            </w:r>
            <w:r w:rsidDel="00000000" w:rsidR="00000000" w:rsidRPr="00000000">
              <w:rPr>
                <w:rtl w:val="0"/>
              </w:rPr>
            </w:r>
          </w:p>
        </w:tc>
      </w:tr>
    </w:tbl>
    <w:p w:rsidR="00000000" w:rsidDel="00000000" w:rsidP="00000000" w:rsidRDefault="00000000" w:rsidRPr="00000000" w14:paraId="000001A2">
      <w:pPr>
        <w:pStyle w:val="Heading4"/>
        <w:rPr>
          <w:rFonts w:ascii="Proxima Nova" w:cs="Proxima Nova" w:eastAsia="Proxima Nova" w:hAnsi="Proxima Nova"/>
        </w:rPr>
      </w:pPr>
      <w:bookmarkStart w:colFirst="0" w:colLast="0" w:name="_arvbn1mjit7d" w:id="29"/>
      <w:bookmarkEnd w:id="29"/>
      <w:r w:rsidDel="00000000" w:rsidR="00000000" w:rsidRPr="00000000">
        <w:rPr>
          <w:rFonts w:ascii="Proxima Nova" w:cs="Proxima Nova" w:eastAsia="Proxima Nova" w:hAnsi="Proxima Nova"/>
          <w:rtl w:val="0"/>
        </w:rPr>
        <w:t xml:space="preserve">Seasonality: Wet vs. Dry</w:t>
      </w:r>
    </w:p>
    <w:p w:rsidR="00000000" w:rsidDel="00000000" w:rsidP="00000000" w:rsidRDefault="00000000" w:rsidRPr="00000000" w14:paraId="000001A3">
      <w:pPr>
        <w:rPr/>
      </w:pPr>
      <w:r w:rsidDel="00000000" w:rsidR="00000000" w:rsidRPr="00000000">
        <w:rPr>
          <w:rtl w:val="0"/>
        </w:rPr>
        <w:t xml:space="preserve">The 30% Outflow Increase run again performed the best across the three runs in both wet and dry seasons. The percentage of run exceedances for the wet and dry season overall, as well as the vulnerability zones within each season, are shown in Table 2. While the 30% Outflow Increase run experienced 1% less exceedance in the wet season versus the dry season, both the Historic Baseline and the 10% Outflow Decrease runs experienced a slightly higher percentage of exceedances in the wet season versus the dry season.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Fonts w:ascii="Proxima Nova" w:cs="Proxima Nova" w:eastAsia="Proxima Nova" w:hAnsi="Proxima Nova"/>
          <w:rtl w:val="0"/>
        </w:rPr>
        <w:t xml:space="preserve">Table 2.</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Percentage</w:t>
      </w:r>
      <w:r w:rsidDel="00000000" w:rsidR="00000000" w:rsidRPr="00000000">
        <w:rPr>
          <w:rFonts w:ascii="Proxima Nova" w:cs="Proxima Nova" w:eastAsia="Proxima Nova" w:hAnsi="Proxima Nova"/>
          <w:rtl w:val="0"/>
        </w:rPr>
        <w:t xml:space="preserve"> of run exceeding 1,050 𝜇/cm in each tiered outflow run, broken down by season</w:t>
      </w:r>
      <w:r w:rsidDel="00000000" w:rsidR="00000000" w:rsidRPr="00000000">
        <w:rPr>
          <w:rFonts w:ascii="Proxima Nova" w:cs="Proxima Nova" w:eastAsia="Proxima Nova" w:hAnsi="Proxima Nova"/>
          <w:rtl w:val="0"/>
        </w:rPr>
        <w:t xml:space="preserve">.</w:t>
      </w:r>
      <w:r w:rsidDel="00000000" w:rsidR="00000000" w:rsidRPr="00000000">
        <w:rPr>
          <w:rtl w:val="0"/>
        </w:rPr>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6.2866449511399"/>
        <w:gridCol w:w="1148.403908794788"/>
        <w:gridCol w:w="1097.5895765472312"/>
        <w:gridCol w:w="1016.2866449511399"/>
        <w:gridCol w:w="1016.2866449511399"/>
        <w:gridCol w:w="1016.2866449511399"/>
        <w:gridCol w:w="1016.2866449511399"/>
        <w:gridCol w:w="1016.2866449511399"/>
        <w:gridCol w:w="1016.2866449511399"/>
        <w:tblGridChange w:id="0">
          <w:tblGrid>
            <w:gridCol w:w="1016.2866449511399"/>
            <w:gridCol w:w="1148.403908794788"/>
            <w:gridCol w:w="1097.5895765472312"/>
            <w:gridCol w:w="1016.2866449511399"/>
            <w:gridCol w:w="1016.2866449511399"/>
            <w:gridCol w:w="1016.2866449511399"/>
            <w:gridCol w:w="1016.2866449511399"/>
            <w:gridCol w:w="1016.2866449511399"/>
            <w:gridCol w:w="1016.2866449511399"/>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6">
            <w:pPr>
              <w:widowControl w:val="0"/>
              <w:jc w:val="center"/>
              <w:rPr>
                <w:sz w:val="20"/>
                <w:szCs w:val="20"/>
              </w:rPr>
            </w:pPr>
            <w:r w:rsidDel="00000000" w:rsidR="00000000" w:rsidRPr="00000000">
              <w:rPr>
                <w:sz w:val="20"/>
                <w:szCs w:val="20"/>
                <w:rtl w:val="0"/>
              </w:rPr>
              <w:t xml:space="preserve">Tiered Outflow Scenario</w:t>
            </w:r>
          </w:p>
        </w:tc>
        <w:tc>
          <w:tcPr>
            <w:gridSpan w:val="6"/>
            <w:tcBorders>
              <w:top w:color="000000" w:space="0" w:sz="6" w:val="single"/>
              <w:left w:color="cccccc" w:space="0" w:sz="6" w:val="single"/>
              <w:bottom w:color="cccccc"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7">
            <w:pPr>
              <w:widowControl w:val="0"/>
              <w:jc w:val="center"/>
              <w:rPr>
                <w:rFonts w:ascii="Arial" w:cs="Arial" w:eastAsia="Arial" w:hAnsi="Arial"/>
                <w:sz w:val="20"/>
                <w:szCs w:val="20"/>
              </w:rPr>
            </w:pPr>
            <w:r w:rsidDel="00000000" w:rsidR="00000000" w:rsidRPr="00000000">
              <w:rPr>
                <w:sz w:val="20"/>
                <w:szCs w:val="20"/>
                <w:rtl w:val="0"/>
              </w:rPr>
              <w:t xml:space="preserve">Exceedance Percentage by Vulnerability Index per Season</w:t>
            </w:r>
            <w:r w:rsidDel="00000000" w:rsidR="00000000" w:rsidRPr="00000000">
              <w:rPr>
                <w:rtl w:val="0"/>
              </w:rPr>
            </w:r>
          </w:p>
        </w:tc>
        <w:tc>
          <w:tcPr>
            <w:gridSpan w:val="2"/>
            <w:vMerge w:val="restart"/>
            <w:tcBorders>
              <w:top w:color="000000"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D">
            <w:pPr>
              <w:widowControl w:val="0"/>
              <w:jc w:val="center"/>
              <w:rPr>
                <w:sz w:val="20"/>
                <w:szCs w:val="20"/>
              </w:rPr>
            </w:pPr>
            <w:r w:rsidDel="00000000" w:rsidR="00000000" w:rsidRPr="00000000">
              <w:rPr>
                <w:sz w:val="20"/>
                <w:szCs w:val="20"/>
                <w:rtl w:val="0"/>
              </w:rPr>
              <w:t xml:space="preserve">Total Exceedance Percentage - All Points</w:t>
            </w:r>
          </w:p>
        </w:tc>
      </w:tr>
      <w:tr>
        <w:trPr>
          <w:cantSplit w:val="0"/>
          <w:trHeight w:val="561.9466666666968"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rPr>
                <w:rFonts w:ascii="Arial" w:cs="Arial" w:eastAsia="Arial" w:hAnsi="Arial"/>
                <w:sz w:val="20"/>
                <w:szCs w:val="20"/>
              </w:rPr>
            </w:pPr>
            <w:r w:rsidDel="00000000" w:rsidR="00000000" w:rsidRPr="00000000">
              <w:rPr>
                <w:rtl w:val="0"/>
              </w:rPr>
            </w:r>
          </w:p>
        </w:tc>
        <w:tc>
          <w:tcPr>
            <w:gridSpan w:val="3"/>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1B0">
            <w:pPr>
              <w:widowControl w:val="0"/>
              <w:jc w:val="center"/>
              <w:rPr>
                <w:rFonts w:ascii="Arial" w:cs="Arial" w:eastAsia="Arial" w:hAnsi="Arial"/>
                <w:sz w:val="20"/>
                <w:szCs w:val="20"/>
              </w:rPr>
            </w:pPr>
            <w:r w:rsidDel="00000000" w:rsidR="00000000" w:rsidRPr="00000000">
              <w:rPr>
                <w:sz w:val="20"/>
                <w:szCs w:val="20"/>
                <w:rtl w:val="0"/>
              </w:rPr>
              <w:t xml:space="preserve">Wet Season</w:t>
            </w:r>
            <w:r w:rsidDel="00000000" w:rsidR="00000000" w:rsidRPr="00000000">
              <w:rPr>
                <w:rtl w:val="0"/>
              </w:rPr>
            </w:r>
          </w:p>
        </w:tc>
        <w:tc>
          <w:tcPr>
            <w:gridSpan w:val="3"/>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B3">
            <w:pPr>
              <w:widowControl w:val="0"/>
              <w:jc w:val="center"/>
              <w:rPr>
                <w:rFonts w:ascii="Arial" w:cs="Arial" w:eastAsia="Arial" w:hAnsi="Arial"/>
                <w:sz w:val="20"/>
                <w:szCs w:val="20"/>
              </w:rPr>
            </w:pPr>
            <w:r w:rsidDel="00000000" w:rsidR="00000000" w:rsidRPr="00000000">
              <w:rPr>
                <w:sz w:val="20"/>
                <w:szCs w:val="20"/>
                <w:rtl w:val="0"/>
              </w:rPr>
              <w:t xml:space="preserve">Dry Season</w:t>
            </w:r>
            <w:r w:rsidDel="00000000" w:rsidR="00000000" w:rsidRPr="00000000">
              <w:rPr>
                <w:rtl w:val="0"/>
              </w:rPr>
            </w:r>
          </w:p>
        </w:tc>
        <w:tc>
          <w:tcPr>
            <w:gridSpan w:val="2"/>
            <w:vMerge w:val="continue"/>
            <w:tcBorders>
              <w:top w:color="000000" w:space="0" w:sz="6" w:val="single"/>
              <w:left w:color="cccccc" w:space="0" w:sz="6" w:val="single"/>
              <w:bottom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rPr>
                <w:rFonts w:ascii="Arial" w:cs="Arial" w:eastAsia="Arial" w:hAnsi="Arial"/>
                <w:sz w:val="20"/>
                <w:szCs w:val="20"/>
              </w:rPr>
            </w:pPr>
            <w:r w:rsidDel="00000000" w:rsidR="00000000" w:rsidRPr="00000000">
              <w:rPr>
                <w:rtl w:val="0"/>
              </w:rPr>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1B9">
            <w:pPr>
              <w:widowControl w:val="0"/>
              <w:jc w:val="center"/>
              <w:rPr>
                <w:rFonts w:ascii="Arial" w:cs="Arial" w:eastAsia="Arial" w:hAnsi="Arial"/>
                <w:sz w:val="20"/>
                <w:szCs w:val="20"/>
              </w:rPr>
            </w:pPr>
            <w:r w:rsidDel="00000000" w:rsidR="00000000" w:rsidRPr="00000000">
              <w:rPr>
                <w:sz w:val="20"/>
                <w:szCs w:val="20"/>
                <w:rtl w:val="0"/>
              </w:rPr>
              <w:t xml:space="preserve">Moderate (n = 10)</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1BA">
            <w:pPr>
              <w:widowControl w:val="0"/>
              <w:jc w:val="center"/>
              <w:rPr>
                <w:rFonts w:ascii="Arial" w:cs="Arial" w:eastAsia="Arial" w:hAnsi="Arial"/>
                <w:sz w:val="20"/>
                <w:szCs w:val="20"/>
              </w:rPr>
            </w:pPr>
            <w:r w:rsidDel="00000000" w:rsidR="00000000" w:rsidRPr="00000000">
              <w:rPr>
                <w:sz w:val="20"/>
                <w:szCs w:val="20"/>
                <w:rtl w:val="0"/>
              </w:rPr>
              <w:t xml:space="preserve">High (n = 33)</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1BB">
            <w:pPr>
              <w:widowControl w:val="0"/>
              <w:jc w:val="center"/>
              <w:rPr>
                <w:rFonts w:ascii="Arial" w:cs="Arial" w:eastAsia="Arial" w:hAnsi="Arial"/>
                <w:sz w:val="20"/>
                <w:szCs w:val="20"/>
              </w:rPr>
            </w:pPr>
            <w:r w:rsidDel="00000000" w:rsidR="00000000" w:rsidRPr="00000000">
              <w:rPr>
                <w:sz w:val="20"/>
                <w:szCs w:val="20"/>
                <w:rtl w:val="0"/>
              </w:rPr>
              <w:t xml:space="preserve">Highest (n = 3)</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BC">
            <w:pPr>
              <w:widowControl w:val="0"/>
              <w:jc w:val="center"/>
              <w:rPr>
                <w:rFonts w:ascii="Arial" w:cs="Arial" w:eastAsia="Arial" w:hAnsi="Arial"/>
                <w:sz w:val="20"/>
                <w:szCs w:val="20"/>
              </w:rPr>
            </w:pPr>
            <w:r w:rsidDel="00000000" w:rsidR="00000000" w:rsidRPr="00000000">
              <w:rPr>
                <w:sz w:val="20"/>
                <w:szCs w:val="20"/>
                <w:rtl w:val="0"/>
              </w:rPr>
              <w:t xml:space="preserve">Moderate (n = 10)</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BD">
            <w:pPr>
              <w:widowControl w:val="0"/>
              <w:jc w:val="center"/>
              <w:rPr>
                <w:rFonts w:ascii="Arial" w:cs="Arial" w:eastAsia="Arial" w:hAnsi="Arial"/>
                <w:sz w:val="20"/>
                <w:szCs w:val="20"/>
              </w:rPr>
            </w:pPr>
            <w:r w:rsidDel="00000000" w:rsidR="00000000" w:rsidRPr="00000000">
              <w:rPr>
                <w:sz w:val="20"/>
                <w:szCs w:val="20"/>
                <w:rtl w:val="0"/>
              </w:rPr>
              <w:t xml:space="preserve">High (n = 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BE">
            <w:pPr>
              <w:widowControl w:val="0"/>
              <w:jc w:val="center"/>
              <w:rPr>
                <w:rFonts w:ascii="Arial" w:cs="Arial" w:eastAsia="Arial" w:hAnsi="Arial"/>
                <w:sz w:val="20"/>
                <w:szCs w:val="20"/>
              </w:rPr>
            </w:pPr>
            <w:r w:rsidDel="00000000" w:rsidR="00000000" w:rsidRPr="00000000">
              <w:rPr>
                <w:sz w:val="20"/>
                <w:szCs w:val="20"/>
                <w:rtl w:val="0"/>
              </w:rPr>
              <w:t xml:space="preserve">Highest (n = 3)</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1BF">
            <w:pPr>
              <w:widowControl w:val="0"/>
              <w:jc w:val="center"/>
              <w:rPr>
                <w:rFonts w:ascii="Arial" w:cs="Arial" w:eastAsia="Arial" w:hAnsi="Arial"/>
                <w:sz w:val="20"/>
                <w:szCs w:val="20"/>
              </w:rPr>
            </w:pPr>
            <w:r w:rsidDel="00000000" w:rsidR="00000000" w:rsidRPr="00000000">
              <w:rPr>
                <w:sz w:val="20"/>
                <w:szCs w:val="20"/>
                <w:rtl w:val="0"/>
              </w:rPr>
              <w:t xml:space="preserve">Wet Season (n = 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C0">
            <w:pPr>
              <w:widowControl w:val="0"/>
              <w:jc w:val="center"/>
              <w:rPr>
                <w:rFonts w:ascii="Arial" w:cs="Arial" w:eastAsia="Arial" w:hAnsi="Arial"/>
                <w:sz w:val="20"/>
                <w:szCs w:val="20"/>
              </w:rPr>
            </w:pPr>
            <w:r w:rsidDel="00000000" w:rsidR="00000000" w:rsidRPr="00000000">
              <w:rPr>
                <w:sz w:val="20"/>
                <w:szCs w:val="20"/>
                <w:rtl w:val="0"/>
              </w:rPr>
              <w:t xml:space="preserve">Dry Season (n = 46)</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1">
            <w:pPr>
              <w:widowControl w:val="0"/>
              <w:jc w:val="center"/>
              <w:rPr>
                <w:rFonts w:ascii="Arial" w:cs="Arial" w:eastAsia="Arial" w:hAnsi="Arial"/>
                <w:sz w:val="20"/>
                <w:szCs w:val="20"/>
              </w:rPr>
            </w:pPr>
            <w:r w:rsidDel="00000000" w:rsidR="00000000" w:rsidRPr="00000000">
              <w:rPr>
                <w:sz w:val="20"/>
                <w:szCs w:val="20"/>
                <w:rtl w:val="0"/>
              </w:rPr>
              <w:t xml:space="preserve">30% Outflow Increase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2">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3">
            <w:pPr>
              <w:widowControl w:val="0"/>
              <w:jc w:val="center"/>
              <w:rPr>
                <w:rFonts w:ascii="Arial" w:cs="Arial" w:eastAsia="Arial" w:hAnsi="Arial"/>
                <w:sz w:val="20"/>
                <w:szCs w:val="20"/>
              </w:rPr>
            </w:pPr>
            <w:r w:rsidDel="00000000" w:rsidR="00000000" w:rsidRPr="00000000">
              <w:rPr>
                <w:sz w:val="20"/>
                <w:szCs w:val="20"/>
                <w:rtl w:val="0"/>
              </w:rPr>
              <w:t xml:space="preserve">11%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4">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5">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6">
            <w:pPr>
              <w:widowControl w:val="0"/>
              <w:jc w:val="center"/>
              <w:rPr>
                <w:rFonts w:ascii="Arial" w:cs="Arial" w:eastAsia="Arial" w:hAnsi="Arial"/>
                <w:sz w:val="20"/>
                <w:szCs w:val="20"/>
              </w:rPr>
            </w:pPr>
            <w:r w:rsidDel="00000000" w:rsidR="00000000" w:rsidRPr="00000000">
              <w:rPr>
                <w:sz w:val="20"/>
                <w:szCs w:val="20"/>
                <w:rtl w:val="0"/>
              </w:rPr>
              <w:t xml:space="preserve">12%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7">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8">
            <w:pPr>
              <w:widowControl w:val="0"/>
              <w:jc w:val="center"/>
              <w:rPr>
                <w:rFonts w:ascii="Arial" w:cs="Arial" w:eastAsia="Arial" w:hAnsi="Arial"/>
                <w:sz w:val="20"/>
                <w:szCs w:val="20"/>
              </w:rPr>
            </w:pPr>
            <w:r w:rsidDel="00000000" w:rsidR="00000000" w:rsidRPr="00000000">
              <w:rPr>
                <w:sz w:val="20"/>
                <w:szCs w:val="20"/>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9">
            <w:pPr>
              <w:widowControl w:val="0"/>
              <w:jc w:val="center"/>
              <w:rPr>
                <w:rFonts w:ascii="Arial" w:cs="Arial" w:eastAsia="Arial" w:hAnsi="Arial"/>
                <w:sz w:val="20"/>
                <w:szCs w:val="20"/>
              </w:rPr>
            </w:pPr>
            <w:r w:rsidDel="00000000" w:rsidR="00000000" w:rsidRPr="00000000">
              <w:rPr>
                <w:sz w:val="20"/>
                <w:szCs w:val="20"/>
                <w:rtl w:val="0"/>
              </w:rPr>
              <w:t xml:space="preserve">9%</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A">
            <w:pPr>
              <w:widowControl w:val="0"/>
              <w:jc w:val="center"/>
              <w:rPr>
                <w:rFonts w:ascii="Arial" w:cs="Arial" w:eastAsia="Arial" w:hAnsi="Arial"/>
                <w:sz w:val="20"/>
                <w:szCs w:val="20"/>
              </w:rPr>
            </w:pPr>
            <w:r w:rsidDel="00000000" w:rsidR="00000000" w:rsidRPr="00000000">
              <w:rPr>
                <w:sz w:val="20"/>
                <w:szCs w:val="20"/>
                <w:rtl w:val="0"/>
              </w:rPr>
              <w:t xml:space="preserve">Historic Baseline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B">
            <w:pPr>
              <w:widowControl w:val="0"/>
              <w:jc w:val="center"/>
              <w:rPr>
                <w:rFonts w:ascii="Arial" w:cs="Arial" w:eastAsia="Arial" w:hAnsi="Arial"/>
                <w:sz w:val="20"/>
                <w:szCs w:val="20"/>
              </w:rPr>
            </w:pPr>
            <w:r w:rsidDel="00000000" w:rsidR="00000000" w:rsidRPr="00000000">
              <w:rPr>
                <w:sz w:val="20"/>
                <w:szCs w:val="20"/>
                <w:rtl w:val="0"/>
              </w:rPr>
              <w:t xml:space="preserve">37%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C">
            <w:pPr>
              <w:widowControl w:val="0"/>
              <w:jc w:val="center"/>
              <w:rPr>
                <w:rFonts w:ascii="Arial" w:cs="Arial" w:eastAsia="Arial" w:hAnsi="Arial"/>
                <w:sz w:val="20"/>
                <w:szCs w:val="20"/>
              </w:rPr>
            </w:pPr>
            <w:r w:rsidDel="00000000" w:rsidR="00000000" w:rsidRPr="00000000">
              <w:rPr>
                <w:sz w:val="20"/>
                <w:szCs w:val="20"/>
                <w:rtl w:val="0"/>
              </w:rPr>
              <w:t xml:space="preserve">27%</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D">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E">
            <w:pPr>
              <w:widowControl w:val="0"/>
              <w:jc w:val="center"/>
              <w:rPr>
                <w:rFonts w:ascii="Arial" w:cs="Arial" w:eastAsia="Arial" w:hAnsi="Arial"/>
                <w:sz w:val="20"/>
                <w:szCs w:val="20"/>
              </w:rPr>
            </w:pPr>
            <w:r w:rsidDel="00000000" w:rsidR="00000000" w:rsidRPr="00000000">
              <w:rPr>
                <w:sz w:val="20"/>
                <w:szCs w:val="20"/>
                <w:rtl w:val="0"/>
              </w:rPr>
              <w:t xml:space="preserve">24%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F">
            <w:pPr>
              <w:widowControl w:val="0"/>
              <w:jc w:val="center"/>
              <w:rPr>
                <w:rFonts w:ascii="Arial" w:cs="Arial" w:eastAsia="Arial" w:hAnsi="Arial"/>
                <w:sz w:val="20"/>
                <w:szCs w:val="20"/>
              </w:rPr>
            </w:pPr>
            <w:r w:rsidDel="00000000" w:rsidR="00000000" w:rsidRPr="00000000">
              <w:rPr>
                <w:sz w:val="20"/>
                <w:szCs w:val="20"/>
                <w:rtl w:val="0"/>
              </w:rPr>
              <w:t xml:space="preserve">29%</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0">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1">
            <w:pPr>
              <w:widowControl w:val="0"/>
              <w:jc w:val="center"/>
              <w:rPr>
                <w:rFonts w:ascii="Arial" w:cs="Arial" w:eastAsia="Arial" w:hAnsi="Arial"/>
                <w:sz w:val="20"/>
                <w:szCs w:val="20"/>
              </w:rPr>
            </w:pPr>
            <w:r w:rsidDel="00000000" w:rsidR="00000000" w:rsidRPr="00000000">
              <w:rPr>
                <w:sz w:val="20"/>
                <w:szCs w:val="20"/>
                <w:rtl w:val="0"/>
              </w:rPr>
              <w:t xml:space="preserve">28%</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2">
            <w:pPr>
              <w:widowControl w:val="0"/>
              <w:jc w:val="center"/>
              <w:rPr>
                <w:rFonts w:ascii="Arial" w:cs="Arial" w:eastAsia="Arial" w:hAnsi="Arial"/>
                <w:sz w:val="20"/>
                <w:szCs w:val="20"/>
              </w:rPr>
            </w:pPr>
            <w:r w:rsidDel="00000000" w:rsidR="00000000" w:rsidRPr="00000000">
              <w:rPr>
                <w:sz w:val="20"/>
                <w:szCs w:val="20"/>
                <w:rtl w:val="0"/>
              </w:rPr>
              <w:t xml:space="preserve">26%</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3">
            <w:pPr>
              <w:widowControl w:val="0"/>
              <w:jc w:val="center"/>
              <w:rPr>
                <w:rFonts w:ascii="Arial" w:cs="Arial" w:eastAsia="Arial" w:hAnsi="Arial"/>
                <w:sz w:val="20"/>
                <w:szCs w:val="20"/>
              </w:rPr>
            </w:pPr>
            <w:r w:rsidDel="00000000" w:rsidR="00000000" w:rsidRPr="00000000">
              <w:rPr>
                <w:sz w:val="20"/>
                <w:szCs w:val="20"/>
                <w:rtl w:val="0"/>
              </w:rPr>
              <w:t xml:space="preserve">10% Outflow Decrease</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4">
            <w:pPr>
              <w:widowControl w:val="0"/>
              <w:jc w:val="center"/>
              <w:rPr>
                <w:rFonts w:ascii="Arial" w:cs="Arial" w:eastAsia="Arial" w:hAnsi="Arial"/>
                <w:sz w:val="20"/>
                <w:szCs w:val="20"/>
              </w:rPr>
            </w:pPr>
            <w:r w:rsidDel="00000000" w:rsidR="00000000" w:rsidRPr="00000000">
              <w:rPr>
                <w:sz w:val="20"/>
                <w:szCs w:val="20"/>
                <w:rtl w:val="0"/>
              </w:rPr>
              <w:t xml:space="preserve">45%</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5">
            <w:pPr>
              <w:widowControl w:val="0"/>
              <w:jc w:val="center"/>
              <w:rPr>
                <w:rFonts w:ascii="Arial" w:cs="Arial" w:eastAsia="Arial" w:hAnsi="Arial"/>
                <w:sz w:val="20"/>
                <w:szCs w:val="20"/>
              </w:rPr>
            </w:pPr>
            <w:r w:rsidDel="00000000" w:rsidR="00000000" w:rsidRPr="00000000">
              <w:rPr>
                <w:sz w:val="20"/>
                <w:szCs w:val="20"/>
                <w:rtl w:val="0"/>
              </w:rPr>
              <w:t xml:space="preserve">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6">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7">
            <w:pPr>
              <w:widowControl w:val="0"/>
              <w:jc w:val="center"/>
              <w:rPr>
                <w:rFonts w:ascii="Arial" w:cs="Arial" w:eastAsia="Arial" w:hAnsi="Arial"/>
                <w:sz w:val="20"/>
                <w:szCs w:val="20"/>
              </w:rPr>
            </w:pPr>
            <w:r w:rsidDel="00000000" w:rsidR="00000000" w:rsidRPr="00000000">
              <w:rPr>
                <w:sz w:val="20"/>
                <w:szCs w:val="20"/>
                <w:rtl w:val="0"/>
              </w:rPr>
              <w:t xml:space="preserve">33%</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8">
            <w:pPr>
              <w:widowControl w:val="0"/>
              <w:jc w:val="center"/>
              <w:rPr>
                <w:rFonts w:ascii="Arial" w:cs="Arial" w:eastAsia="Arial" w:hAnsi="Arial"/>
                <w:sz w:val="20"/>
                <w:szCs w:val="20"/>
              </w:rPr>
            </w:pPr>
            <w:r w:rsidDel="00000000" w:rsidR="00000000" w:rsidRPr="00000000">
              <w:rPr>
                <w:sz w:val="20"/>
                <w:szCs w:val="20"/>
                <w:rtl w:val="0"/>
              </w:rPr>
              <w:t xml:space="preserve">31%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9">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A">
            <w:pPr>
              <w:widowControl w:val="0"/>
              <w:jc w:val="center"/>
              <w:rPr>
                <w:rFonts w:ascii="Arial" w:cs="Arial" w:eastAsia="Arial" w:hAnsi="Arial"/>
                <w:sz w:val="20"/>
                <w:szCs w:val="20"/>
              </w:rPr>
            </w:pPr>
            <w:r w:rsidDel="00000000" w:rsidR="00000000" w:rsidRPr="00000000">
              <w:rPr>
                <w:sz w:val="20"/>
                <w:szCs w:val="20"/>
                <w:rtl w:val="0"/>
              </w:rPr>
              <w:t xml:space="preserve">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B">
            <w:pPr>
              <w:widowControl w:val="0"/>
              <w:jc w:val="center"/>
              <w:rPr>
                <w:rFonts w:ascii="Arial" w:cs="Arial" w:eastAsia="Arial" w:hAnsi="Arial"/>
                <w:sz w:val="20"/>
                <w:szCs w:val="20"/>
              </w:rPr>
            </w:pPr>
            <w:r w:rsidDel="00000000" w:rsidR="00000000" w:rsidRPr="00000000">
              <w:rPr>
                <w:sz w:val="20"/>
                <w:szCs w:val="20"/>
                <w:rtl w:val="0"/>
              </w:rPr>
              <w:t xml:space="preserve">30%</w:t>
            </w:r>
            <w:r w:rsidDel="00000000" w:rsidR="00000000" w:rsidRPr="00000000">
              <w:rPr>
                <w:rtl w:val="0"/>
              </w:rPr>
            </w:r>
          </w:p>
        </w:tc>
      </w:tr>
    </w:tbl>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3"/>
        <w:rPr>
          <w:rFonts w:ascii="Proxima Nova" w:cs="Proxima Nova" w:eastAsia="Proxima Nova" w:hAnsi="Proxima Nova"/>
        </w:rPr>
      </w:pPr>
      <w:bookmarkStart w:colFirst="0" w:colLast="0" w:name="_ehgexmprax82" w:id="30"/>
      <w:bookmarkEnd w:id="30"/>
      <w:r w:rsidDel="00000000" w:rsidR="00000000" w:rsidRPr="00000000">
        <w:rPr>
          <w:rFonts w:ascii="Proxima Nova" w:cs="Proxima Nova" w:eastAsia="Proxima Nova" w:hAnsi="Proxima Nova"/>
          <w:rtl w:val="0"/>
        </w:rPr>
        <w:t xml:space="preserve">Adaptation Scenario Analysis</w:t>
      </w:r>
    </w:p>
    <w:p w:rsidR="00000000" w:rsidDel="00000000" w:rsidP="00000000" w:rsidRDefault="00000000" w:rsidRPr="00000000" w14:paraId="000001DE">
      <w:pPr>
        <w:pStyle w:val="Heading4"/>
        <w:rPr>
          <w:rFonts w:ascii="Proxima Nova" w:cs="Proxima Nova" w:eastAsia="Proxima Nova" w:hAnsi="Proxima Nova"/>
        </w:rPr>
      </w:pPr>
      <w:bookmarkStart w:colFirst="0" w:colLast="0" w:name="_2pbhq5k6sssq" w:id="31"/>
      <w:bookmarkEnd w:id="31"/>
      <w:r w:rsidDel="00000000" w:rsidR="00000000" w:rsidRPr="00000000">
        <w:rPr>
          <w:rFonts w:ascii="Proxima Nova" w:cs="Proxima Nova" w:eastAsia="Proxima Nova" w:hAnsi="Proxima Nova"/>
          <w:rtl w:val="0"/>
        </w:rPr>
        <w:t xml:space="preserve">Total Run, October 1, 2018 - December 1, 2020</w:t>
      </w:r>
      <w:r w:rsidDel="00000000" w:rsidR="00000000" w:rsidRPr="00000000">
        <w:rPr>
          <w:rtl w:val="0"/>
        </w:rPr>
      </w:r>
    </w:p>
    <w:p w:rsidR="00000000" w:rsidDel="00000000" w:rsidP="00000000" w:rsidRDefault="00000000" w:rsidRPr="00000000" w14:paraId="000001D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Among the adaptation scenarios, Eco Machine and New Green Watershed performed the best for drinking water across both the total run and vulnerability index analyses. Bolster and Fortify performed the same as Business As Usual for total run exceedances and high vulnerability zone exceedances, but performed slightly better for moderate vulnerability exceedances. Next, Calling on Reserves performed fifth-best across all analyses, while A Tunnel performed the worst across total run and vulnerability index analyses out of all the adaptation scenarios. Across all scenarios, there were no exceedances in the highest vulnerability zone, and the exceedances in the high vulnerability zone were greater than those in the moderate vulnerability zone.</w:t>
      </w:r>
    </w:p>
    <w:p w:rsidR="00000000" w:rsidDel="00000000" w:rsidP="00000000" w:rsidRDefault="00000000" w:rsidRPr="00000000" w14:paraId="000001E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E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Table 3. Percentage of run exceeding 1,050 𝜇/cm in each adaptation scenario run.</w:t>
      </w:r>
    </w:p>
    <w:tbl>
      <w:tblPr>
        <w:tblStyle w:val="Table3"/>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755"/>
        <w:gridCol w:w="1425"/>
        <w:gridCol w:w="1425"/>
        <w:gridCol w:w="1200"/>
        <w:tblGridChange w:id="0">
          <w:tblGrid>
            <w:gridCol w:w="2055"/>
            <w:gridCol w:w="1755"/>
            <w:gridCol w:w="1425"/>
            <w:gridCol w:w="1425"/>
            <w:gridCol w:w="1200"/>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cccccc"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1E2">
            <w:pPr>
              <w:widowControl w:val="0"/>
              <w:jc w:val="center"/>
              <w:rPr>
                <w:sz w:val="20"/>
                <w:szCs w:val="20"/>
              </w:rPr>
            </w:pPr>
            <w:r w:rsidDel="00000000" w:rsidR="00000000" w:rsidRPr="00000000">
              <w:rPr>
                <w:sz w:val="20"/>
                <w:szCs w:val="20"/>
                <w:rtl w:val="0"/>
              </w:rPr>
              <w:t xml:space="preserve">Adaptation Scenario</w:t>
            </w:r>
          </w:p>
        </w:tc>
        <w:tc>
          <w:tcPr>
            <w:gridSpan w:val="3"/>
            <w:tcBorders>
              <w:top w:color="000000" w:space="0" w:sz="6" w:val="single"/>
              <w:left w:color="cccccc" w:space="0" w:sz="6" w:val="single"/>
              <w:bottom w:color="cccccc" w:space="0" w:sz="6" w:val="single"/>
              <w:right w:color="cccccc"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1E3">
            <w:pPr>
              <w:widowControl w:val="0"/>
              <w:jc w:val="center"/>
              <w:rPr>
                <w:rFonts w:ascii="Arial" w:cs="Arial" w:eastAsia="Arial" w:hAnsi="Arial"/>
                <w:sz w:val="20"/>
                <w:szCs w:val="20"/>
              </w:rPr>
            </w:pPr>
            <w:r w:rsidDel="00000000" w:rsidR="00000000" w:rsidRPr="00000000">
              <w:rPr>
                <w:sz w:val="20"/>
                <w:szCs w:val="20"/>
                <w:rtl w:val="0"/>
              </w:rPr>
              <w:t xml:space="preserve">Exceedance Percentage by Vulnerability Index</w:t>
            </w:r>
            <w:r w:rsidDel="00000000" w:rsidR="00000000" w:rsidRPr="00000000">
              <w:rPr>
                <w:rtl w:val="0"/>
              </w:rPr>
            </w:r>
          </w:p>
        </w:tc>
        <w:tc>
          <w:tcPr>
            <w:vMerge w:val="restart"/>
            <w:tcBorders>
              <w:top w:color="000000" w:space="0" w:sz="6" w:val="single"/>
              <w:left w:color="cccccc"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1E6">
            <w:pPr>
              <w:widowControl w:val="0"/>
              <w:jc w:val="center"/>
              <w:rPr>
                <w:sz w:val="20"/>
                <w:szCs w:val="20"/>
              </w:rPr>
            </w:pPr>
            <w:r w:rsidDel="00000000" w:rsidR="00000000" w:rsidRPr="00000000">
              <w:rPr>
                <w:sz w:val="20"/>
                <w:szCs w:val="20"/>
                <w:rtl w:val="0"/>
              </w:rPr>
              <w:t xml:space="preserve">Total Run Exceedance</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rPr>
                <w:rFonts w:ascii="Proxima Nova" w:cs="Proxima Nova" w:eastAsia="Proxima Nova" w:hAnsi="Proxima Nova"/>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1E8">
            <w:pPr>
              <w:widowControl w:val="0"/>
              <w:jc w:val="center"/>
              <w:rPr>
                <w:rFonts w:ascii="Arial" w:cs="Arial" w:eastAsia="Arial" w:hAnsi="Arial"/>
                <w:sz w:val="20"/>
                <w:szCs w:val="20"/>
              </w:rPr>
            </w:pPr>
            <w:r w:rsidDel="00000000" w:rsidR="00000000" w:rsidRPr="00000000">
              <w:rPr>
                <w:sz w:val="20"/>
                <w:szCs w:val="20"/>
                <w:rtl w:val="0"/>
              </w:rPr>
              <w:t xml:space="preserve">Moderate (n = 10)</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1E9">
            <w:pPr>
              <w:widowControl w:val="0"/>
              <w:jc w:val="center"/>
              <w:rPr>
                <w:rFonts w:ascii="Arial" w:cs="Arial" w:eastAsia="Arial" w:hAnsi="Arial"/>
                <w:sz w:val="20"/>
                <w:szCs w:val="20"/>
              </w:rPr>
            </w:pPr>
            <w:r w:rsidDel="00000000" w:rsidR="00000000" w:rsidRPr="00000000">
              <w:rPr>
                <w:sz w:val="20"/>
                <w:szCs w:val="20"/>
                <w:rtl w:val="0"/>
              </w:rPr>
              <w:t xml:space="preserve">High (n = 36)</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1EA">
            <w:pPr>
              <w:widowControl w:val="0"/>
              <w:jc w:val="center"/>
              <w:rPr>
                <w:rFonts w:ascii="Arial" w:cs="Arial" w:eastAsia="Arial" w:hAnsi="Arial"/>
                <w:sz w:val="20"/>
                <w:szCs w:val="20"/>
              </w:rPr>
            </w:pPr>
            <w:r w:rsidDel="00000000" w:rsidR="00000000" w:rsidRPr="00000000">
              <w:rPr>
                <w:sz w:val="20"/>
                <w:szCs w:val="20"/>
                <w:rtl w:val="0"/>
              </w:rPr>
              <w:t xml:space="preserve">Highest (n = 3)</w:t>
            </w: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rPr>
                <w:rFonts w:ascii="Proxima Nova" w:cs="Proxima Nova" w:eastAsia="Proxima Nova" w:hAnsi="Proxima Nova"/>
                <w:sz w:val="20"/>
                <w:szCs w:val="20"/>
              </w:rPr>
            </w:pP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C">
            <w:pPr>
              <w:widowControl w:val="0"/>
              <w:jc w:val="center"/>
              <w:rPr>
                <w:rFonts w:ascii="Arial" w:cs="Arial" w:eastAsia="Arial" w:hAnsi="Arial"/>
                <w:sz w:val="20"/>
                <w:szCs w:val="20"/>
              </w:rPr>
            </w:pPr>
            <w:r w:rsidDel="00000000" w:rsidR="00000000" w:rsidRPr="00000000">
              <w:rPr>
                <w:sz w:val="20"/>
                <w:szCs w:val="20"/>
                <w:rtl w:val="0"/>
              </w:rPr>
              <w:t xml:space="preserve">Business As Usual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D">
            <w:pPr>
              <w:widowControl w:val="0"/>
              <w:jc w:val="center"/>
              <w:rPr>
                <w:rFonts w:ascii="Arial" w:cs="Arial" w:eastAsia="Arial" w:hAnsi="Arial"/>
                <w:sz w:val="20"/>
                <w:szCs w:val="20"/>
              </w:rPr>
            </w:pPr>
            <w:r w:rsidDel="00000000" w:rsidR="00000000" w:rsidRPr="00000000">
              <w:rPr>
                <w:sz w:val="20"/>
                <w:szCs w:val="20"/>
                <w:rtl w:val="0"/>
              </w:rPr>
              <w:t xml:space="preserve">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E">
            <w:pPr>
              <w:widowControl w:val="0"/>
              <w:jc w:val="center"/>
              <w:rPr>
                <w:rFonts w:ascii="Arial" w:cs="Arial" w:eastAsia="Arial" w:hAnsi="Arial"/>
                <w:sz w:val="20"/>
                <w:szCs w:val="20"/>
              </w:rPr>
            </w:pPr>
            <w:r w:rsidDel="00000000" w:rsidR="00000000" w:rsidRPr="00000000">
              <w:rPr>
                <w:sz w:val="20"/>
                <w:szCs w:val="20"/>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F">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0">
            <w:pPr>
              <w:widowControl w:val="0"/>
              <w:jc w:val="center"/>
              <w:rPr>
                <w:rFonts w:ascii="Arial" w:cs="Arial" w:eastAsia="Arial" w:hAnsi="Arial"/>
                <w:sz w:val="20"/>
                <w:szCs w:val="20"/>
              </w:rPr>
            </w:pPr>
            <w:r w:rsidDel="00000000" w:rsidR="00000000" w:rsidRPr="00000000">
              <w:rPr>
                <w:sz w:val="20"/>
                <w:szCs w:val="20"/>
                <w:rtl w:val="0"/>
              </w:rPr>
              <w:t xml:space="preserve">9%</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1">
            <w:pPr>
              <w:widowControl w:val="0"/>
              <w:jc w:val="center"/>
              <w:rPr>
                <w:rFonts w:ascii="Arial" w:cs="Arial" w:eastAsia="Arial" w:hAnsi="Arial"/>
                <w:sz w:val="20"/>
                <w:szCs w:val="20"/>
              </w:rPr>
            </w:pPr>
            <w:r w:rsidDel="00000000" w:rsidR="00000000" w:rsidRPr="00000000">
              <w:rPr>
                <w:sz w:val="20"/>
                <w:szCs w:val="20"/>
                <w:rtl w:val="0"/>
              </w:rPr>
              <w:t xml:space="preserve">Bolster and Fortify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2">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3">
            <w:pPr>
              <w:widowControl w:val="0"/>
              <w:jc w:val="center"/>
              <w:rPr>
                <w:rFonts w:ascii="Arial" w:cs="Arial" w:eastAsia="Arial" w:hAnsi="Arial"/>
                <w:sz w:val="20"/>
                <w:szCs w:val="20"/>
              </w:rPr>
            </w:pPr>
            <w:r w:rsidDel="00000000" w:rsidR="00000000" w:rsidRPr="00000000">
              <w:rPr>
                <w:sz w:val="20"/>
                <w:szCs w:val="20"/>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4">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5">
            <w:pPr>
              <w:widowControl w:val="0"/>
              <w:jc w:val="center"/>
              <w:rPr>
                <w:rFonts w:ascii="Arial" w:cs="Arial" w:eastAsia="Arial" w:hAnsi="Arial"/>
                <w:sz w:val="20"/>
                <w:szCs w:val="20"/>
              </w:rPr>
            </w:pPr>
            <w:r w:rsidDel="00000000" w:rsidR="00000000" w:rsidRPr="00000000">
              <w:rPr>
                <w:sz w:val="20"/>
                <w:szCs w:val="20"/>
                <w:rtl w:val="0"/>
              </w:rPr>
              <w:t xml:space="preserve">9%</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6">
            <w:pPr>
              <w:widowControl w:val="0"/>
              <w:jc w:val="center"/>
              <w:rPr>
                <w:rFonts w:ascii="Arial" w:cs="Arial" w:eastAsia="Arial" w:hAnsi="Arial"/>
                <w:sz w:val="20"/>
                <w:szCs w:val="20"/>
              </w:rPr>
            </w:pPr>
            <w:r w:rsidDel="00000000" w:rsidR="00000000" w:rsidRPr="00000000">
              <w:rPr>
                <w:sz w:val="20"/>
                <w:szCs w:val="20"/>
                <w:rtl w:val="0"/>
              </w:rPr>
              <w:t xml:space="preserve">Eco Machine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7">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8">
            <w:pPr>
              <w:widowControl w:val="0"/>
              <w:jc w:val="center"/>
              <w:rPr>
                <w:rFonts w:ascii="Arial" w:cs="Arial" w:eastAsia="Arial" w:hAnsi="Arial"/>
                <w:sz w:val="20"/>
                <w:szCs w:val="20"/>
              </w:rPr>
            </w:pPr>
            <w:r w:rsidDel="00000000" w:rsidR="00000000" w:rsidRPr="00000000">
              <w:rPr>
                <w:sz w:val="20"/>
                <w:szCs w:val="20"/>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9">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A">
            <w:pPr>
              <w:widowControl w:val="0"/>
              <w:jc w:val="center"/>
              <w:rPr>
                <w:rFonts w:ascii="Arial" w:cs="Arial" w:eastAsia="Arial" w:hAnsi="Arial"/>
                <w:sz w:val="20"/>
                <w:szCs w:val="20"/>
              </w:rPr>
            </w:pPr>
            <w:r w:rsidDel="00000000" w:rsidR="00000000" w:rsidRPr="00000000">
              <w:rPr>
                <w:sz w:val="20"/>
                <w:szCs w:val="20"/>
                <w:rtl w:val="0"/>
              </w:rPr>
              <w:t xml:space="preserve">7%</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B">
            <w:pPr>
              <w:widowControl w:val="0"/>
              <w:jc w:val="center"/>
              <w:rPr>
                <w:rFonts w:ascii="Arial" w:cs="Arial" w:eastAsia="Arial" w:hAnsi="Arial"/>
                <w:sz w:val="20"/>
                <w:szCs w:val="20"/>
              </w:rPr>
            </w:pPr>
            <w:r w:rsidDel="00000000" w:rsidR="00000000" w:rsidRPr="00000000">
              <w:rPr>
                <w:sz w:val="20"/>
                <w:szCs w:val="20"/>
                <w:rtl w:val="0"/>
              </w:rPr>
              <w:t xml:space="preserve">New Green Watershed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C">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D">
            <w:pPr>
              <w:widowControl w:val="0"/>
              <w:jc w:val="center"/>
              <w:rPr>
                <w:rFonts w:ascii="Arial" w:cs="Arial" w:eastAsia="Arial" w:hAnsi="Arial"/>
                <w:sz w:val="20"/>
                <w:szCs w:val="20"/>
              </w:rPr>
            </w:pPr>
            <w:r w:rsidDel="00000000" w:rsidR="00000000" w:rsidRPr="00000000">
              <w:rPr>
                <w:sz w:val="20"/>
                <w:szCs w:val="20"/>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E">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F">
            <w:pPr>
              <w:widowControl w:val="0"/>
              <w:jc w:val="center"/>
              <w:rPr>
                <w:rFonts w:ascii="Arial" w:cs="Arial" w:eastAsia="Arial" w:hAnsi="Arial"/>
                <w:sz w:val="20"/>
                <w:szCs w:val="20"/>
              </w:rPr>
            </w:pPr>
            <w:r w:rsidDel="00000000" w:rsidR="00000000" w:rsidRPr="00000000">
              <w:rPr>
                <w:sz w:val="20"/>
                <w:szCs w:val="20"/>
                <w:rtl w:val="0"/>
              </w:rPr>
              <w:t xml:space="preserve">7%</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0">
            <w:pPr>
              <w:widowControl w:val="0"/>
              <w:jc w:val="center"/>
              <w:rPr>
                <w:rFonts w:ascii="Arial" w:cs="Arial" w:eastAsia="Arial" w:hAnsi="Arial"/>
                <w:sz w:val="20"/>
                <w:szCs w:val="20"/>
              </w:rPr>
            </w:pPr>
            <w:r w:rsidDel="00000000" w:rsidR="00000000" w:rsidRPr="00000000">
              <w:rPr>
                <w:sz w:val="20"/>
                <w:szCs w:val="20"/>
                <w:rtl w:val="0"/>
              </w:rPr>
              <w:t xml:space="preserve">Calling on Reserves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1">
            <w:pPr>
              <w:widowControl w:val="0"/>
              <w:jc w:val="center"/>
              <w:rPr>
                <w:rFonts w:ascii="Arial" w:cs="Arial" w:eastAsia="Arial" w:hAnsi="Arial"/>
                <w:sz w:val="20"/>
                <w:szCs w:val="20"/>
              </w:rPr>
            </w:pPr>
            <w:r w:rsidDel="00000000" w:rsidR="00000000" w:rsidRPr="00000000">
              <w:rPr>
                <w:sz w:val="20"/>
                <w:szCs w:val="20"/>
                <w:rtl w:val="0"/>
              </w:rPr>
              <w:t xml:space="preserve">11%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2">
            <w:pPr>
              <w:widowControl w:val="0"/>
              <w:jc w:val="center"/>
              <w:rPr>
                <w:rFonts w:ascii="Arial" w:cs="Arial" w:eastAsia="Arial" w:hAnsi="Arial"/>
                <w:sz w:val="20"/>
                <w:szCs w:val="20"/>
              </w:rPr>
            </w:pPr>
            <w:r w:rsidDel="00000000" w:rsidR="00000000" w:rsidRPr="00000000">
              <w:rPr>
                <w:sz w:val="20"/>
                <w:szCs w:val="20"/>
                <w:rtl w:val="0"/>
              </w:rPr>
              <w:t xml:space="preserve">11%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3">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4">
            <w:pPr>
              <w:widowControl w:val="0"/>
              <w:jc w:val="center"/>
              <w:rPr>
                <w:rFonts w:ascii="Arial" w:cs="Arial" w:eastAsia="Arial" w:hAnsi="Arial"/>
                <w:sz w:val="20"/>
                <w:szCs w:val="20"/>
              </w:rPr>
            </w:pPr>
            <w:r w:rsidDel="00000000" w:rsidR="00000000" w:rsidRPr="00000000">
              <w:rPr>
                <w:sz w:val="20"/>
                <w:szCs w:val="20"/>
                <w:rtl w:val="0"/>
              </w:rPr>
              <w:t xml:space="preserve">11%</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5">
            <w:pPr>
              <w:widowControl w:val="0"/>
              <w:jc w:val="center"/>
              <w:rPr>
                <w:rFonts w:ascii="Arial" w:cs="Arial" w:eastAsia="Arial" w:hAnsi="Arial"/>
                <w:sz w:val="20"/>
                <w:szCs w:val="20"/>
              </w:rPr>
            </w:pPr>
            <w:r w:rsidDel="00000000" w:rsidR="00000000" w:rsidRPr="00000000">
              <w:rPr>
                <w:sz w:val="20"/>
                <w:szCs w:val="20"/>
                <w:rtl w:val="0"/>
              </w:rPr>
              <w:t xml:space="preserve">A Tunnel</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6">
            <w:pPr>
              <w:widowControl w:val="0"/>
              <w:jc w:val="center"/>
              <w:rPr>
                <w:rFonts w:ascii="Arial" w:cs="Arial" w:eastAsia="Arial" w:hAnsi="Arial"/>
                <w:sz w:val="20"/>
                <w:szCs w:val="20"/>
              </w:rPr>
            </w:pPr>
            <w:r w:rsidDel="00000000" w:rsidR="00000000" w:rsidRPr="00000000">
              <w:rPr>
                <w:sz w:val="20"/>
                <w:szCs w:val="20"/>
                <w:rtl w:val="0"/>
              </w:rPr>
              <w:t xml:space="preserve">13%</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7">
            <w:pPr>
              <w:widowControl w:val="0"/>
              <w:jc w:val="center"/>
              <w:rPr>
                <w:rFonts w:ascii="Arial" w:cs="Arial" w:eastAsia="Arial" w:hAnsi="Arial"/>
                <w:sz w:val="20"/>
                <w:szCs w:val="20"/>
              </w:rPr>
            </w:pPr>
            <w:r w:rsidDel="00000000" w:rsidR="00000000" w:rsidRPr="00000000">
              <w:rPr>
                <w:sz w:val="20"/>
                <w:szCs w:val="20"/>
                <w:rtl w:val="0"/>
              </w:rPr>
              <w:t xml:space="preserve">13%</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8">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9">
            <w:pPr>
              <w:widowControl w:val="0"/>
              <w:jc w:val="center"/>
              <w:rPr>
                <w:rFonts w:ascii="Arial" w:cs="Arial" w:eastAsia="Arial" w:hAnsi="Arial"/>
                <w:sz w:val="20"/>
                <w:szCs w:val="20"/>
              </w:rPr>
            </w:pPr>
            <w:r w:rsidDel="00000000" w:rsidR="00000000" w:rsidRPr="00000000">
              <w:rPr>
                <w:sz w:val="20"/>
                <w:szCs w:val="20"/>
                <w:rtl w:val="0"/>
              </w:rPr>
              <w:t xml:space="preserve">12%</w:t>
            </w:r>
            <w:r w:rsidDel="00000000" w:rsidR="00000000" w:rsidRPr="00000000">
              <w:rPr>
                <w:rtl w:val="0"/>
              </w:rPr>
            </w:r>
          </w:p>
        </w:tc>
      </w:tr>
    </w:tbl>
    <w:p w:rsidR="00000000" w:rsidDel="00000000" w:rsidP="00000000" w:rsidRDefault="00000000" w:rsidRPr="00000000" w14:paraId="0000020A">
      <w:pPr>
        <w:pStyle w:val="Heading4"/>
        <w:rPr>
          <w:rFonts w:ascii="Proxima Nova" w:cs="Proxima Nova" w:eastAsia="Proxima Nova" w:hAnsi="Proxima Nova"/>
        </w:rPr>
      </w:pPr>
      <w:bookmarkStart w:colFirst="0" w:colLast="0" w:name="_vzcknexvf0uu" w:id="32"/>
      <w:bookmarkEnd w:id="32"/>
      <w:r w:rsidDel="00000000" w:rsidR="00000000" w:rsidRPr="00000000">
        <w:rPr>
          <w:rFonts w:ascii="Proxima Nova" w:cs="Proxima Nova" w:eastAsia="Proxima Nova" w:hAnsi="Proxima Nova"/>
          <w:rtl w:val="0"/>
        </w:rPr>
        <w:t xml:space="preserve">Seasonality: Wet vs. Dry</w:t>
      </w:r>
    </w:p>
    <w:p w:rsidR="00000000" w:rsidDel="00000000" w:rsidP="00000000" w:rsidRDefault="00000000" w:rsidRPr="00000000" w14:paraId="0000020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Across scenarios, larger exceedance percentages </w:t>
      </w:r>
      <w:r w:rsidDel="00000000" w:rsidR="00000000" w:rsidRPr="00000000">
        <w:rPr>
          <w:rFonts w:ascii="Proxima Nova" w:cs="Proxima Nova" w:eastAsia="Proxima Nova" w:hAnsi="Proxima Nova"/>
          <w:rtl w:val="0"/>
        </w:rPr>
        <w:t xml:space="preserve">were observed in the wet season over the dry season</w:t>
      </w:r>
      <w:r w:rsidDel="00000000" w:rsidR="00000000" w:rsidRPr="00000000">
        <w:rPr>
          <w:rFonts w:ascii="Proxima Nova" w:cs="Proxima Nova" w:eastAsia="Proxima Nova" w:hAnsi="Proxima Nova"/>
          <w:rtl w:val="0"/>
        </w:rPr>
        <w:t xml:space="preserve">. Again, there were no exceedances observed in any of the highest vulnerability zones. Of the wet season, Eco Machine and New Green watershed performed the best, across the total exceedance percentage (all points), moderate vulnerability zone exceedances, and high vulnerability zone exceedances; they performed exactly the same with 5% exceedances in moderate vulnerability zones, 10% exceedances in high vulnerability zones, and 8% exceedances across all points. There is less observed variation in exceedances in the dry season, with Eco Machine and New Green Watershed experiencing 6% exceedances across all points, and the rest of the scenarios experiencing 7% exceedances across all points.</w:t>
      </w:r>
    </w:p>
    <w:p w:rsidR="00000000" w:rsidDel="00000000" w:rsidP="00000000" w:rsidRDefault="00000000" w:rsidRPr="00000000" w14:paraId="0000020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0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Table 4. Percentage of run exceeding 1,050 𝜇/cm in each adaptation scenario run, broken down by season. </w:t>
      </w:r>
    </w:p>
    <w:tbl>
      <w:tblPr>
        <w:tblStyle w:val="Table4"/>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885"/>
        <w:gridCol w:w="1035"/>
        <w:gridCol w:w="1035"/>
        <w:gridCol w:w="1035"/>
        <w:gridCol w:w="1035"/>
        <w:gridCol w:w="1035"/>
        <w:gridCol w:w="1035"/>
        <w:gridCol w:w="1035"/>
        <w:tblGridChange w:id="0">
          <w:tblGrid>
            <w:gridCol w:w="1185"/>
            <w:gridCol w:w="885"/>
            <w:gridCol w:w="1035"/>
            <w:gridCol w:w="1035"/>
            <w:gridCol w:w="1035"/>
            <w:gridCol w:w="1035"/>
            <w:gridCol w:w="1035"/>
            <w:gridCol w:w="1035"/>
            <w:gridCol w:w="1035"/>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E">
            <w:pPr>
              <w:widowControl w:val="0"/>
              <w:jc w:val="center"/>
              <w:rPr>
                <w:sz w:val="20"/>
                <w:szCs w:val="20"/>
              </w:rPr>
            </w:pPr>
            <w:r w:rsidDel="00000000" w:rsidR="00000000" w:rsidRPr="00000000">
              <w:rPr>
                <w:sz w:val="20"/>
                <w:szCs w:val="20"/>
                <w:rtl w:val="0"/>
              </w:rPr>
              <w:t xml:space="preserve">Adaptation Scenario</w:t>
            </w:r>
          </w:p>
        </w:tc>
        <w:tc>
          <w:tcPr>
            <w:gridSpan w:val="6"/>
            <w:tcBorders>
              <w:top w:color="000000" w:space="0" w:sz="6" w:val="single"/>
              <w:left w:color="cccccc" w:space="0" w:sz="6" w:val="single"/>
              <w:bottom w:color="cccccc"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F">
            <w:pPr>
              <w:widowControl w:val="0"/>
              <w:jc w:val="center"/>
              <w:rPr>
                <w:rFonts w:ascii="Arial" w:cs="Arial" w:eastAsia="Arial" w:hAnsi="Arial"/>
                <w:sz w:val="20"/>
                <w:szCs w:val="20"/>
              </w:rPr>
            </w:pPr>
            <w:r w:rsidDel="00000000" w:rsidR="00000000" w:rsidRPr="00000000">
              <w:rPr>
                <w:sz w:val="20"/>
                <w:szCs w:val="20"/>
                <w:rtl w:val="0"/>
              </w:rPr>
              <w:t xml:space="preserve">Exceedance Percentage by Vulnerability Index per Season</w:t>
            </w:r>
            <w:r w:rsidDel="00000000" w:rsidR="00000000" w:rsidRPr="00000000">
              <w:rPr>
                <w:rtl w:val="0"/>
              </w:rPr>
            </w:r>
          </w:p>
        </w:tc>
        <w:tc>
          <w:tcPr>
            <w:gridSpan w:val="2"/>
            <w:vMerge w:val="restart"/>
            <w:tcBorders>
              <w:top w:color="000000"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5">
            <w:pPr>
              <w:widowControl w:val="0"/>
              <w:jc w:val="center"/>
              <w:rPr>
                <w:sz w:val="20"/>
                <w:szCs w:val="20"/>
              </w:rPr>
            </w:pPr>
            <w:r w:rsidDel="00000000" w:rsidR="00000000" w:rsidRPr="00000000">
              <w:rPr>
                <w:sz w:val="20"/>
                <w:szCs w:val="20"/>
                <w:rtl w:val="0"/>
              </w:rPr>
              <w:t xml:space="preserve">Total Exceedance Percentage - All Points</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rPr>
                <w:rFonts w:ascii="Proxima Nova" w:cs="Proxima Nova" w:eastAsia="Proxima Nova" w:hAnsi="Proxima Nova"/>
                <w:sz w:val="20"/>
                <w:szCs w:val="20"/>
              </w:rPr>
            </w:pPr>
            <w:r w:rsidDel="00000000" w:rsidR="00000000" w:rsidRPr="00000000">
              <w:rPr>
                <w:rtl w:val="0"/>
              </w:rPr>
            </w:r>
          </w:p>
        </w:tc>
        <w:tc>
          <w:tcPr>
            <w:gridSpan w:val="3"/>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218">
            <w:pPr>
              <w:widowControl w:val="0"/>
              <w:jc w:val="center"/>
              <w:rPr>
                <w:rFonts w:ascii="Arial" w:cs="Arial" w:eastAsia="Arial" w:hAnsi="Arial"/>
                <w:sz w:val="20"/>
                <w:szCs w:val="20"/>
              </w:rPr>
            </w:pPr>
            <w:r w:rsidDel="00000000" w:rsidR="00000000" w:rsidRPr="00000000">
              <w:rPr>
                <w:sz w:val="20"/>
                <w:szCs w:val="20"/>
                <w:rtl w:val="0"/>
              </w:rPr>
              <w:t xml:space="preserve">Wet Season</w:t>
            </w:r>
            <w:r w:rsidDel="00000000" w:rsidR="00000000" w:rsidRPr="00000000">
              <w:rPr>
                <w:rtl w:val="0"/>
              </w:rPr>
            </w:r>
          </w:p>
        </w:tc>
        <w:tc>
          <w:tcPr>
            <w:gridSpan w:val="3"/>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21B">
            <w:pPr>
              <w:widowControl w:val="0"/>
              <w:jc w:val="center"/>
              <w:rPr>
                <w:rFonts w:ascii="Arial" w:cs="Arial" w:eastAsia="Arial" w:hAnsi="Arial"/>
                <w:sz w:val="20"/>
                <w:szCs w:val="20"/>
              </w:rPr>
            </w:pPr>
            <w:r w:rsidDel="00000000" w:rsidR="00000000" w:rsidRPr="00000000">
              <w:rPr>
                <w:sz w:val="20"/>
                <w:szCs w:val="20"/>
                <w:rtl w:val="0"/>
              </w:rPr>
              <w:t xml:space="preserve">Dry Season</w:t>
            </w:r>
            <w:r w:rsidDel="00000000" w:rsidR="00000000" w:rsidRPr="00000000">
              <w:rPr>
                <w:rtl w:val="0"/>
              </w:rPr>
            </w:r>
          </w:p>
        </w:tc>
        <w:tc>
          <w:tcPr>
            <w:gridSpan w:val="2"/>
            <w:vMerge w:val="continue"/>
            <w:tcBorders>
              <w:top w:color="000000" w:space="0" w:sz="6" w:val="single"/>
              <w:left w:color="cccccc" w:space="0" w:sz="6" w:val="single"/>
              <w:bottom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rPr>
                <w:rFonts w:ascii="Proxima Nova" w:cs="Proxima Nova" w:eastAsia="Proxima Nova" w:hAnsi="Proxima Nova"/>
                <w:sz w:val="20"/>
                <w:szCs w:val="20"/>
              </w:rPr>
            </w:pPr>
            <w:r w:rsidDel="00000000" w:rsidR="00000000" w:rsidRPr="00000000">
              <w:rPr>
                <w:rtl w:val="0"/>
              </w:rPr>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rPr>
                <w:rFonts w:ascii="Proxima Nova" w:cs="Proxima Nova" w:eastAsia="Proxima Nova" w:hAnsi="Proxima Nova"/>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221">
            <w:pPr>
              <w:widowControl w:val="0"/>
              <w:jc w:val="center"/>
              <w:rPr>
                <w:rFonts w:ascii="Arial" w:cs="Arial" w:eastAsia="Arial" w:hAnsi="Arial"/>
                <w:sz w:val="20"/>
                <w:szCs w:val="20"/>
              </w:rPr>
            </w:pPr>
            <w:r w:rsidDel="00000000" w:rsidR="00000000" w:rsidRPr="00000000">
              <w:rPr>
                <w:sz w:val="20"/>
                <w:szCs w:val="20"/>
                <w:rtl w:val="0"/>
              </w:rPr>
              <w:t xml:space="preserve">Moderate (n = 10)</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222">
            <w:pPr>
              <w:widowControl w:val="0"/>
              <w:jc w:val="center"/>
              <w:rPr>
                <w:rFonts w:ascii="Arial" w:cs="Arial" w:eastAsia="Arial" w:hAnsi="Arial"/>
                <w:sz w:val="20"/>
                <w:szCs w:val="20"/>
              </w:rPr>
            </w:pPr>
            <w:r w:rsidDel="00000000" w:rsidR="00000000" w:rsidRPr="00000000">
              <w:rPr>
                <w:sz w:val="20"/>
                <w:szCs w:val="20"/>
                <w:rtl w:val="0"/>
              </w:rPr>
              <w:t xml:space="preserve">High (n = 36)</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223">
            <w:pPr>
              <w:widowControl w:val="0"/>
              <w:jc w:val="center"/>
              <w:rPr>
                <w:rFonts w:ascii="Arial" w:cs="Arial" w:eastAsia="Arial" w:hAnsi="Arial"/>
                <w:sz w:val="20"/>
                <w:szCs w:val="20"/>
              </w:rPr>
            </w:pPr>
            <w:r w:rsidDel="00000000" w:rsidR="00000000" w:rsidRPr="00000000">
              <w:rPr>
                <w:sz w:val="20"/>
                <w:szCs w:val="20"/>
                <w:rtl w:val="0"/>
              </w:rPr>
              <w:t xml:space="preserve">Highest (n = 3)</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224">
            <w:pPr>
              <w:widowControl w:val="0"/>
              <w:jc w:val="center"/>
              <w:rPr>
                <w:rFonts w:ascii="Arial" w:cs="Arial" w:eastAsia="Arial" w:hAnsi="Arial"/>
                <w:sz w:val="20"/>
                <w:szCs w:val="20"/>
              </w:rPr>
            </w:pPr>
            <w:r w:rsidDel="00000000" w:rsidR="00000000" w:rsidRPr="00000000">
              <w:rPr>
                <w:sz w:val="20"/>
                <w:szCs w:val="20"/>
                <w:rtl w:val="0"/>
              </w:rPr>
              <w:t xml:space="preserve">Moderate (n = 10)</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225">
            <w:pPr>
              <w:widowControl w:val="0"/>
              <w:jc w:val="center"/>
              <w:rPr>
                <w:rFonts w:ascii="Arial" w:cs="Arial" w:eastAsia="Arial" w:hAnsi="Arial"/>
                <w:sz w:val="20"/>
                <w:szCs w:val="20"/>
              </w:rPr>
            </w:pPr>
            <w:r w:rsidDel="00000000" w:rsidR="00000000" w:rsidRPr="00000000">
              <w:rPr>
                <w:sz w:val="20"/>
                <w:szCs w:val="20"/>
                <w:rtl w:val="0"/>
              </w:rPr>
              <w:t xml:space="preserve">High (n = 36)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226">
            <w:pPr>
              <w:widowControl w:val="0"/>
              <w:jc w:val="center"/>
              <w:rPr>
                <w:rFonts w:ascii="Arial" w:cs="Arial" w:eastAsia="Arial" w:hAnsi="Arial"/>
                <w:sz w:val="20"/>
                <w:szCs w:val="20"/>
              </w:rPr>
            </w:pPr>
            <w:r w:rsidDel="00000000" w:rsidR="00000000" w:rsidRPr="00000000">
              <w:rPr>
                <w:sz w:val="20"/>
                <w:szCs w:val="20"/>
                <w:rtl w:val="0"/>
              </w:rPr>
              <w:t xml:space="preserve">Highest (n = 3)</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227">
            <w:pPr>
              <w:widowControl w:val="0"/>
              <w:jc w:val="center"/>
              <w:rPr>
                <w:rFonts w:ascii="Arial" w:cs="Arial" w:eastAsia="Arial" w:hAnsi="Arial"/>
                <w:sz w:val="20"/>
                <w:szCs w:val="20"/>
              </w:rPr>
            </w:pPr>
            <w:r w:rsidDel="00000000" w:rsidR="00000000" w:rsidRPr="00000000">
              <w:rPr>
                <w:sz w:val="20"/>
                <w:szCs w:val="20"/>
                <w:rtl w:val="0"/>
              </w:rPr>
              <w:t xml:space="preserve">Wet Season (n = 49)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228">
            <w:pPr>
              <w:widowControl w:val="0"/>
              <w:jc w:val="center"/>
              <w:rPr>
                <w:rFonts w:ascii="Arial" w:cs="Arial" w:eastAsia="Arial" w:hAnsi="Arial"/>
                <w:sz w:val="20"/>
                <w:szCs w:val="20"/>
              </w:rPr>
            </w:pPr>
            <w:r w:rsidDel="00000000" w:rsidR="00000000" w:rsidRPr="00000000">
              <w:rPr>
                <w:sz w:val="20"/>
                <w:szCs w:val="20"/>
                <w:rtl w:val="0"/>
              </w:rPr>
              <w:t xml:space="preserve">Dry Season (n = 49)</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9">
            <w:pPr>
              <w:widowControl w:val="0"/>
              <w:jc w:val="center"/>
              <w:rPr>
                <w:rFonts w:ascii="Arial" w:cs="Arial" w:eastAsia="Arial" w:hAnsi="Arial"/>
                <w:sz w:val="20"/>
                <w:szCs w:val="20"/>
              </w:rPr>
            </w:pPr>
            <w:r w:rsidDel="00000000" w:rsidR="00000000" w:rsidRPr="00000000">
              <w:rPr>
                <w:sz w:val="20"/>
                <w:szCs w:val="20"/>
                <w:rtl w:val="0"/>
              </w:rPr>
              <w:t xml:space="preserve">Business As Usual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A">
            <w:pPr>
              <w:widowControl w:val="0"/>
              <w:jc w:val="center"/>
              <w:rPr>
                <w:rFonts w:ascii="Arial" w:cs="Arial" w:eastAsia="Arial" w:hAnsi="Arial"/>
                <w:sz w:val="20"/>
                <w:szCs w:val="20"/>
              </w:rPr>
            </w:pPr>
            <w:r w:rsidDel="00000000" w:rsidR="00000000" w:rsidRPr="00000000">
              <w:rPr>
                <w:sz w:val="20"/>
                <w:szCs w:val="20"/>
                <w:rtl w:val="0"/>
              </w:rPr>
              <w:t xml:space="preserve">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B">
            <w:pPr>
              <w:widowControl w:val="0"/>
              <w:jc w:val="center"/>
              <w:rPr>
                <w:rFonts w:ascii="Arial" w:cs="Arial" w:eastAsia="Arial" w:hAnsi="Arial"/>
                <w:sz w:val="20"/>
                <w:szCs w:val="20"/>
              </w:rPr>
            </w:pPr>
            <w:r w:rsidDel="00000000" w:rsidR="00000000" w:rsidRPr="00000000">
              <w:rPr>
                <w:sz w:val="20"/>
                <w:szCs w:val="20"/>
                <w:rtl w:val="0"/>
              </w:rPr>
              <w:t xml:space="preserve">12%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C">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D">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E">
            <w:pPr>
              <w:widowControl w:val="0"/>
              <w:jc w:val="center"/>
              <w:rPr>
                <w:rFonts w:ascii="Arial" w:cs="Arial" w:eastAsia="Arial" w:hAnsi="Arial"/>
                <w:sz w:val="20"/>
                <w:szCs w:val="20"/>
              </w:rPr>
            </w:pPr>
            <w:r w:rsidDel="00000000" w:rsidR="00000000" w:rsidRPr="00000000">
              <w:rPr>
                <w:sz w:val="20"/>
                <w:szCs w:val="20"/>
                <w:rtl w:val="0"/>
              </w:rPr>
              <w:t xml:space="preserve">9%</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F">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0">
            <w:pPr>
              <w:widowControl w:val="0"/>
              <w:jc w:val="center"/>
              <w:rPr>
                <w:rFonts w:ascii="Arial" w:cs="Arial" w:eastAsia="Arial" w:hAnsi="Arial"/>
                <w:sz w:val="20"/>
                <w:szCs w:val="20"/>
              </w:rPr>
            </w:pPr>
            <w:r w:rsidDel="00000000" w:rsidR="00000000" w:rsidRPr="00000000">
              <w:rPr>
                <w:sz w:val="20"/>
                <w:szCs w:val="20"/>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1">
            <w:pPr>
              <w:widowControl w:val="0"/>
              <w:jc w:val="center"/>
              <w:rPr>
                <w:rFonts w:ascii="Arial" w:cs="Arial" w:eastAsia="Arial" w:hAnsi="Arial"/>
                <w:sz w:val="20"/>
                <w:szCs w:val="20"/>
              </w:rPr>
            </w:pPr>
            <w:r w:rsidDel="00000000" w:rsidR="00000000" w:rsidRPr="00000000">
              <w:rPr>
                <w:sz w:val="20"/>
                <w:szCs w:val="20"/>
                <w:rtl w:val="0"/>
              </w:rPr>
              <w:t xml:space="preserve">7%</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2">
            <w:pPr>
              <w:widowControl w:val="0"/>
              <w:jc w:val="center"/>
              <w:rPr>
                <w:rFonts w:ascii="Arial" w:cs="Arial" w:eastAsia="Arial" w:hAnsi="Arial"/>
                <w:sz w:val="20"/>
                <w:szCs w:val="20"/>
              </w:rPr>
            </w:pPr>
            <w:r w:rsidDel="00000000" w:rsidR="00000000" w:rsidRPr="00000000">
              <w:rPr>
                <w:sz w:val="20"/>
                <w:szCs w:val="20"/>
                <w:rtl w:val="0"/>
              </w:rPr>
              <w:t xml:space="preserve">Bolster and Fortify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3">
            <w:pPr>
              <w:widowControl w:val="0"/>
              <w:jc w:val="center"/>
              <w:rPr>
                <w:rFonts w:ascii="Arial" w:cs="Arial" w:eastAsia="Arial" w:hAnsi="Arial"/>
                <w:sz w:val="20"/>
                <w:szCs w:val="20"/>
              </w:rPr>
            </w:pPr>
            <w:r w:rsidDel="00000000" w:rsidR="00000000" w:rsidRPr="00000000">
              <w:rPr>
                <w:sz w:val="20"/>
                <w:szCs w:val="20"/>
                <w:rtl w:val="0"/>
              </w:rPr>
              <w:t xml:space="preserve">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4">
            <w:pPr>
              <w:widowControl w:val="0"/>
              <w:jc w:val="center"/>
              <w:rPr>
                <w:rFonts w:ascii="Arial" w:cs="Arial" w:eastAsia="Arial" w:hAnsi="Arial"/>
                <w:sz w:val="20"/>
                <w:szCs w:val="20"/>
              </w:rPr>
            </w:pPr>
            <w:r w:rsidDel="00000000" w:rsidR="00000000" w:rsidRPr="00000000">
              <w:rPr>
                <w:sz w:val="20"/>
                <w:szCs w:val="20"/>
                <w:rtl w:val="0"/>
              </w:rPr>
              <w:t xml:space="preserve">13%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5">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6">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7">
            <w:pPr>
              <w:widowControl w:val="0"/>
              <w:jc w:val="center"/>
              <w:rPr>
                <w:rFonts w:ascii="Arial" w:cs="Arial" w:eastAsia="Arial" w:hAnsi="Arial"/>
                <w:sz w:val="20"/>
                <w:szCs w:val="20"/>
              </w:rPr>
            </w:pPr>
            <w:r w:rsidDel="00000000" w:rsidR="00000000" w:rsidRPr="00000000">
              <w:rPr>
                <w:sz w:val="20"/>
                <w:szCs w:val="20"/>
                <w:rtl w:val="0"/>
              </w:rPr>
              <w:t xml:space="preserve">9%</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8">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9">
            <w:pPr>
              <w:widowControl w:val="0"/>
              <w:jc w:val="center"/>
              <w:rPr>
                <w:rFonts w:ascii="Arial" w:cs="Arial" w:eastAsia="Arial" w:hAnsi="Arial"/>
                <w:sz w:val="20"/>
                <w:szCs w:val="20"/>
              </w:rPr>
            </w:pPr>
            <w:r w:rsidDel="00000000" w:rsidR="00000000" w:rsidRPr="00000000">
              <w:rPr>
                <w:sz w:val="20"/>
                <w:szCs w:val="20"/>
                <w:rtl w:val="0"/>
              </w:rPr>
              <w:t xml:space="preserve">11%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A">
            <w:pPr>
              <w:widowControl w:val="0"/>
              <w:jc w:val="center"/>
              <w:rPr>
                <w:rFonts w:ascii="Arial" w:cs="Arial" w:eastAsia="Arial" w:hAnsi="Arial"/>
                <w:sz w:val="20"/>
                <w:szCs w:val="20"/>
              </w:rPr>
            </w:pPr>
            <w:r w:rsidDel="00000000" w:rsidR="00000000" w:rsidRPr="00000000">
              <w:rPr>
                <w:sz w:val="20"/>
                <w:szCs w:val="20"/>
                <w:rtl w:val="0"/>
              </w:rPr>
              <w:t xml:space="preserve">7%</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B">
            <w:pPr>
              <w:widowControl w:val="0"/>
              <w:jc w:val="center"/>
              <w:rPr>
                <w:rFonts w:ascii="Arial" w:cs="Arial" w:eastAsia="Arial" w:hAnsi="Arial"/>
                <w:sz w:val="20"/>
                <w:szCs w:val="20"/>
              </w:rPr>
            </w:pPr>
            <w:r w:rsidDel="00000000" w:rsidR="00000000" w:rsidRPr="00000000">
              <w:rPr>
                <w:sz w:val="20"/>
                <w:szCs w:val="20"/>
                <w:rtl w:val="0"/>
              </w:rPr>
              <w:t xml:space="preserve">Eco Machine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C">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D">
            <w:pPr>
              <w:widowControl w:val="0"/>
              <w:jc w:val="center"/>
              <w:rPr>
                <w:rFonts w:ascii="Arial" w:cs="Arial" w:eastAsia="Arial" w:hAnsi="Arial"/>
                <w:sz w:val="20"/>
                <w:szCs w:val="20"/>
              </w:rPr>
            </w:pPr>
            <w:r w:rsidDel="00000000" w:rsidR="00000000" w:rsidRPr="00000000">
              <w:rPr>
                <w:sz w:val="20"/>
                <w:szCs w:val="20"/>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E">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F">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0">
            <w:pPr>
              <w:widowControl w:val="0"/>
              <w:jc w:val="center"/>
              <w:rPr>
                <w:rFonts w:ascii="Arial" w:cs="Arial" w:eastAsia="Arial" w:hAnsi="Arial"/>
                <w:sz w:val="20"/>
                <w:szCs w:val="20"/>
              </w:rPr>
            </w:pPr>
            <w:r w:rsidDel="00000000" w:rsidR="00000000" w:rsidRPr="00000000">
              <w:rPr>
                <w:sz w:val="20"/>
                <w:szCs w:val="20"/>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1">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2">
            <w:pPr>
              <w:widowControl w:val="0"/>
              <w:jc w:val="center"/>
              <w:rPr>
                <w:rFonts w:ascii="Arial" w:cs="Arial" w:eastAsia="Arial" w:hAnsi="Arial"/>
                <w:sz w:val="20"/>
                <w:szCs w:val="20"/>
              </w:rPr>
            </w:pPr>
            <w:r w:rsidDel="00000000" w:rsidR="00000000" w:rsidRPr="00000000">
              <w:rPr>
                <w:sz w:val="20"/>
                <w:szCs w:val="20"/>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3">
            <w:pPr>
              <w:widowControl w:val="0"/>
              <w:jc w:val="center"/>
              <w:rPr>
                <w:rFonts w:ascii="Arial" w:cs="Arial" w:eastAsia="Arial" w:hAnsi="Arial"/>
                <w:sz w:val="20"/>
                <w:szCs w:val="20"/>
              </w:rPr>
            </w:pPr>
            <w:r w:rsidDel="00000000" w:rsidR="00000000" w:rsidRPr="00000000">
              <w:rPr>
                <w:sz w:val="20"/>
                <w:szCs w:val="20"/>
                <w:rtl w:val="0"/>
              </w:rPr>
              <w:t xml:space="preserve">6%</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4">
            <w:pPr>
              <w:widowControl w:val="0"/>
              <w:jc w:val="center"/>
              <w:rPr>
                <w:rFonts w:ascii="Arial" w:cs="Arial" w:eastAsia="Arial" w:hAnsi="Arial"/>
                <w:sz w:val="20"/>
                <w:szCs w:val="20"/>
              </w:rPr>
            </w:pPr>
            <w:r w:rsidDel="00000000" w:rsidR="00000000" w:rsidRPr="00000000">
              <w:rPr>
                <w:sz w:val="20"/>
                <w:szCs w:val="20"/>
                <w:rtl w:val="0"/>
              </w:rPr>
              <w:t xml:space="preserve">New Green Watershed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5">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6">
            <w:pPr>
              <w:widowControl w:val="0"/>
              <w:jc w:val="center"/>
              <w:rPr>
                <w:rFonts w:ascii="Arial" w:cs="Arial" w:eastAsia="Arial" w:hAnsi="Arial"/>
                <w:sz w:val="20"/>
                <w:szCs w:val="20"/>
              </w:rPr>
            </w:pPr>
            <w:r w:rsidDel="00000000" w:rsidR="00000000" w:rsidRPr="00000000">
              <w:rPr>
                <w:sz w:val="20"/>
                <w:szCs w:val="20"/>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7">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8">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9">
            <w:pPr>
              <w:widowControl w:val="0"/>
              <w:jc w:val="center"/>
              <w:rPr>
                <w:rFonts w:ascii="Arial" w:cs="Arial" w:eastAsia="Arial" w:hAnsi="Arial"/>
                <w:sz w:val="20"/>
                <w:szCs w:val="20"/>
              </w:rPr>
            </w:pPr>
            <w:r w:rsidDel="00000000" w:rsidR="00000000" w:rsidRPr="00000000">
              <w:rPr>
                <w:sz w:val="20"/>
                <w:szCs w:val="20"/>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A">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B">
            <w:pPr>
              <w:widowControl w:val="0"/>
              <w:jc w:val="center"/>
              <w:rPr>
                <w:rFonts w:ascii="Arial" w:cs="Arial" w:eastAsia="Arial" w:hAnsi="Arial"/>
                <w:sz w:val="20"/>
                <w:szCs w:val="20"/>
              </w:rPr>
            </w:pPr>
            <w:r w:rsidDel="00000000" w:rsidR="00000000" w:rsidRPr="00000000">
              <w:rPr>
                <w:sz w:val="20"/>
                <w:szCs w:val="20"/>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C">
            <w:pPr>
              <w:widowControl w:val="0"/>
              <w:jc w:val="center"/>
              <w:rPr>
                <w:rFonts w:ascii="Arial" w:cs="Arial" w:eastAsia="Arial" w:hAnsi="Arial"/>
                <w:sz w:val="20"/>
                <w:szCs w:val="20"/>
              </w:rPr>
            </w:pPr>
            <w:r w:rsidDel="00000000" w:rsidR="00000000" w:rsidRPr="00000000">
              <w:rPr>
                <w:sz w:val="20"/>
                <w:szCs w:val="20"/>
                <w:rtl w:val="0"/>
              </w:rPr>
              <w:t xml:space="preserve">7%</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D">
            <w:pPr>
              <w:widowControl w:val="0"/>
              <w:jc w:val="center"/>
              <w:rPr>
                <w:rFonts w:ascii="Arial" w:cs="Arial" w:eastAsia="Arial" w:hAnsi="Arial"/>
                <w:sz w:val="20"/>
                <w:szCs w:val="20"/>
              </w:rPr>
            </w:pPr>
            <w:r w:rsidDel="00000000" w:rsidR="00000000" w:rsidRPr="00000000">
              <w:rPr>
                <w:sz w:val="20"/>
                <w:szCs w:val="20"/>
                <w:rtl w:val="0"/>
              </w:rPr>
              <w:t xml:space="preserve">Calling on Reserves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E">
            <w:pPr>
              <w:widowControl w:val="0"/>
              <w:jc w:val="center"/>
              <w:rPr>
                <w:rFonts w:ascii="Arial" w:cs="Arial" w:eastAsia="Arial" w:hAnsi="Arial"/>
                <w:sz w:val="20"/>
                <w:szCs w:val="20"/>
              </w:rPr>
            </w:pPr>
            <w:r w:rsidDel="00000000" w:rsidR="00000000" w:rsidRPr="00000000">
              <w:rPr>
                <w:sz w:val="20"/>
                <w:szCs w:val="20"/>
                <w:rtl w:val="0"/>
              </w:rPr>
              <w:t xml:space="preserve">19%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F">
            <w:pPr>
              <w:widowControl w:val="0"/>
              <w:jc w:val="center"/>
              <w:rPr>
                <w:rFonts w:ascii="Arial" w:cs="Arial" w:eastAsia="Arial" w:hAnsi="Arial"/>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0">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1">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2">
            <w:pPr>
              <w:widowControl w:val="0"/>
              <w:jc w:val="center"/>
              <w:rPr>
                <w:rFonts w:ascii="Arial" w:cs="Arial" w:eastAsia="Arial" w:hAnsi="Arial"/>
                <w:sz w:val="20"/>
                <w:szCs w:val="20"/>
              </w:rPr>
            </w:pPr>
            <w:r w:rsidDel="00000000" w:rsidR="00000000" w:rsidRPr="00000000">
              <w:rPr>
                <w:sz w:val="20"/>
                <w:szCs w:val="20"/>
                <w:rtl w:val="0"/>
              </w:rPr>
              <w:t xml:space="preserve">9%</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3">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4">
            <w:pPr>
              <w:widowControl w:val="0"/>
              <w:jc w:val="center"/>
              <w:rPr>
                <w:rFonts w:ascii="Arial" w:cs="Arial" w:eastAsia="Arial" w:hAnsi="Arial"/>
                <w:sz w:val="20"/>
                <w:szCs w:val="20"/>
              </w:rPr>
            </w:pPr>
            <w:r w:rsidDel="00000000" w:rsidR="00000000" w:rsidRPr="00000000">
              <w:rPr>
                <w:sz w:val="20"/>
                <w:szCs w:val="20"/>
                <w:rtl w:val="0"/>
              </w:rPr>
              <w:t xml:space="preserve">14%</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5">
            <w:pPr>
              <w:widowControl w:val="0"/>
              <w:jc w:val="center"/>
              <w:rPr>
                <w:rFonts w:ascii="Arial" w:cs="Arial" w:eastAsia="Arial" w:hAnsi="Arial"/>
                <w:sz w:val="20"/>
                <w:szCs w:val="20"/>
              </w:rPr>
            </w:pPr>
            <w:r w:rsidDel="00000000" w:rsidR="00000000" w:rsidRPr="00000000">
              <w:rPr>
                <w:sz w:val="20"/>
                <w:szCs w:val="20"/>
                <w:rtl w:val="0"/>
              </w:rPr>
              <w:t xml:space="preserve">7%</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6">
            <w:pPr>
              <w:widowControl w:val="0"/>
              <w:jc w:val="center"/>
              <w:rPr>
                <w:rFonts w:ascii="Arial" w:cs="Arial" w:eastAsia="Arial" w:hAnsi="Arial"/>
                <w:sz w:val="20"/>
                <w:szCs w:val="20"/>
              </w:rPr>
            </w:pPr>
            <w:r w:rsidDel="00000000" w:rsidR="00000000" w:rsidRPr="00000000">
              <w:rPr>
                <w:sz w:val="20"/>
                <w:szCs w:val="20"/>
                <w:rtl w:val="0"/>
              </w:rPr>
              <w:t xml:space="preserve">A Tunnel</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7">
            <w:pPr>
              <w:widowControl w:val="0"/>
              <w:jc w:val="center"/>
              <w:rPr>
                <w:rFonts w:ascii="Arial" w:cs="Arial" w:eastAsia="Arial" w:hAnsi="Arial"/>
                <w:sz w:val="20"/>
                <w:szCs w:val="20"/>
              </w:rPr>
            </w:pPr>
            <w:r w:rsidDel="00000000" w:rsidR="00000000" w:rsidRPr="00000000">
              <w:rPr>
                <w:sz w:val="20"/>
                <w:szCs w:val="20"/>
                <w:rtl w:val="0"/>
              </w:rPr>
              <w:t xml:space="preserve">22%</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8">
            <w:pPr>
              <w:widowControl w:val="0"/>
              <w:jc w:val="center"/>
              <w:rPr>
                <w:rFonts w:ascii="Arial" w:cs="Arial" w:eastAsia="Arial" w:hAnsi="Arial"/>
                <w:sz w:val="20"/>
                <w:szCs w:val="20"/>
              </w:rPr>
            </w:pPr>
            <w:r w:rsidDel="00000000" w:rsidR="00000000" w:rsidRPr="00000000">
              <w:rPr>
                <w:sz w:val="20"/>
                <w:szCs w:val="20"/>
                <w:rtl w:val="0"/>
              </w:rPr>
              <w:t xml:space="preserve">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9">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A">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B">
            <w:pPr>
              <w:widowControl w:val="0"/>
              <w:jc w:val="center"/>
              <w:rPr>
                <w:rFonts w:ascii="Arial" w:cs="Arial" w:eastAsia="Arial" w:hAnsi="Arial"/>
                <w:sz w:val="20"/>
                <w:szCs w:val="20"/>
              </w:rPr>
            </w:pPr>
            <w:r w:rsidDel="00000000" w:rsidR="00000000" w:rsidRPr="00000000">
              <w:rPr>
                <w:sz w:val="20"/>
                <w:szCs w:val="20"/>
                <w:rtl w:val="0"/>
              </w:rPr>
              <w:t xml:space="preserve">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C">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D">
            <w:pPr>
              <w:widowControl w:val="0"/>
              <w:jc w:val="center"/>
              <w:rPr>
                <w:rFonts w:ascii="Arial" w:cs="Arial" w:eastAsia="Arial" w:hAnsi="Arial"/>
                <w:sz w:val="20"/>
                <w:szCs w:val="20"/>
              </w:rPr>
            </w:pPr>
            <w:r w:rsidDel="00000000" w:rsidR="00000000" w:rsidRPr="00000000">
              <w:rPr>
                <w:sz w:val="20"/>
                <w:szCs w:val="20"/>
                <w:rtl w:val="0"/>
              </w:rPr>
              <w:t xml:space="preserve">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E">
            <w:pPr>
              <w:widowControl w:val="0"/>
              <w:jc w:val="center"/>
              <w:rPr>
                <w:rFonts w:ascii="Arial" w:cs="Arial" w:eastAsia="Arial" w:hAnsi="Arial"/>
                <w:sz w:val="20"/>
                <w:szCs w:val="20"/>
              </w:rPr>
            </w:pPr>
            <w:r w:rsidDel="00000000" w:rsidR="00000000" w:rsidRPr="00000000">
              <w:rPr>
                <w:sz w:val="20"/>
                <w:szCs w:val="20"/>
                <w:rtl w:val="0"/>
              </w:rPr>
              <w:t xml:space="preserve">7%</w:t>
            </w:r>
            <w:r w:rsidDel="00000000" w:rsidR="00000000" w:rsidRPr="00000000">
              <w:rPr>
                <w:rtl w:val="0"/>
              </w:rPr>
            </w:r>
          </w:p>
        </w:tc>
      </w:tr>
    </w:tbl>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4"/>
        <w:rPr/>
      </w:pPr>
      <w:bookmarkStart w:colFirst="0" w:colLast="0" w:name="_ed53d85mpv35" w:id="33"/>
      <w:bookmarkEnd w:id="33"/>
      <w:r w:rsidDel="00000000" w:rsidR="00000000" w:rsidRPr="00000000">
        <w:rPr>
          <w:rtl w:val="0"/>
        </w:rPr>
        <w:t xml:space="preserve">Adaptation Scenarios: Full Salinity Field</w:t>
      </w:r>
    </w:p>
    <w:p w:rsidR="00000000" w:rsidDel="00000000" w:rsidP="00000000" w:rsidRDefault="00000000" w:rsidRPr="00000000" w14:paraId="00000261">
      <w:pPr>
        <w:rPr/>
      </w:pPr>
      <w:r w:rsidDel="00000000" w:rsidR="00000000" w:rsidRPr="00000000">
        <w:rPr>
          <w:rtl w:val="0"/>
        </w:rPr>
        <w:t xml:space="preserve">To establish a picture of the full salinity field for the adaptation scenarios, the same analysis was run for a uniform distribution of data points across the entire Delta. This full point dataset included 386 points. The results of percentage of exceedances for the total run, wet season, and dry season are shown in Table XX below. While this dataset is inclusive of the entire Delta, it is not used for our overall analysis and rankings because it includes points that are essentially </w:t>
      </w:r>
      <w:r w:rsidDel="00000000" w:rsidR="00000000" w:rsidRPr="00000000">
        <w:rPr>
          <w:rtl w:val="0"/>
        </w:rPr>
        <w:t xml:space="preserve">uninhabited</w:t>
      </w:r>
      <w:r w:rsidDel="00000000" w:rsidR="00000000" w:rsidRPr="00000000">
        <w:rPr>
          <w:rtl w:val="0"/>
        </w:rPr>
        <w:t xml:space="preserve">, and therefore don't provide an accurate representation of in-Delta drinking water.</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Table XX. Percentage of exceedance for each adaptation scenario for the full salinity field data point set, for the total run, wet season, and dry season.</w:t>
      </w:r>
    </w:p>
    <w:tbl>
      <w:tblPr>
        <w:tblStyle w:val="Table5"/>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630" w:hRule="atLeast"/>
          <w:tblHeader w:val="0"/>
        </w:trPr>
        <w:tc>
          <w:tcPr>
            <w:vMerge w:val="restart"/>
            <w:tcBorders>
              <w:top w:color="000000" w:space="0" w:sz="6" w:val="single"/>
              <w:left w:color="000000" w:space="0" w:sz="6" w:val="single"/>
              <w:bottom w:color="000000" w:space="0" w:sz="6" w:val="single"/>
              <w:right w:color="cccccc"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264">
            <w:pPr>
              <w:widowControl w:val="0"/>
              <w:jc w:val="center"/>
              <w:rPr>
                <w:sz w:val="20"/>
                <w:szCs w:val="20"/>
              </w:rPr>
            </w:pPr>
            <w:r w:rsidDel="00000000" w:rsidR="00000000" w:rsidRPr="00000000">
              <w:rPr>
                <w:sz w:val="20"/>
                <w:szCs w:val="20"/>
                <w:rtl w:val="0"/>
              </w:rPr>
              <w:t xml:space="preserve">Adaptation Scenario</w:t>
            </w:r>
          </w:p>
        </w:tc>
        <w:tc>
          <w:tcPr>
            <w:vMerge w:val="restart"/>
            <w:tcBorders>
              <w:top w:color="000000" w:space="0" w:sz="6" w:val="single"/>
              <w:left w:color="cccccc" w:space="0" w:sz="6" w:val="single"/>
              <w:bottom w:color="000000" w:space="0" w:sz="6" w:val="single"/>
              <w:right w:color="cccccc"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265">
            <w:pPr>
              <w:widowControl w:val="0"/>
              <w:jc w:val="center"/>
              <w:rPr>
                <w:sz w:val="20"/>
                <w:szCs w:val="20"/>
              </w:rPr>
            </w:pPr>
            <w:r w:rsidDel="00000000" w:rsidR="00000000" w:rsidRPr="00000000">
              <w:rPr>
                <w:sz w:val="20"/>
                <w:szCs w:val="20"/>
                <w:rtl w:val="0"/>
              </w:rPr>
              <w:t xml:space="preserve">Total Run exceedance</w:t>
            </w:r>
          </w:p>
        </w:tc>
        <w:tc>
          <w:tcPr>
            <w:vMerge w:val="restart"/>
            <w:tcBorders>
              <w:top w:color="000000" w:space="0" w:sz="6" w:val="single"/>
              <w:left w:color="cccccc" w:space="0" w:sz="6" w:val="single"/>
              <w:bottom w:color="000000" w:space="0" w:sz="6" w:val="single"/>
              <w:right w:color="cccccc"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266">
            <w:pPr>
              <w:widowControl w:val="0"/>
              <w:jc w:val="center"/>
              <w:rPr>
                <w:sz w:val="20"/>
                <w:szCs w:val="20"/>
              </w:rPr>
            </w:pPr>
            <w:r w:rsidDel="00000000" w:rsidR="00000000" w:rsidRPr="00000000">
              <w:rPr>
                <w:sz w:val="20"/>
                <w:szCs w:val="20"/>
                <w:rtl w:val="0"/>
              </w:rPr>
              <w:t xml:space="preserve">Wet Season Exceedance</w:t>
            </w:r>
          </w:p>
        </w:tc>
        <w:tc>
          <w:tcPr>
            <w:vMerge w:val="restart"/>
            <w:tcBorders>
              <w:top w:color="000000" w:space="0" w:sz="6" w:val="single"/>
              <w:left w:color="cccccc"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267">
            <w:pPr>
              <w:widowControl w:val="0"/>
              <w:jc w:val="center"/>
              <w:rPr>
                <w:sz w:val="20"/>
                <w:szCs w:val="20"/>
              </w:rPr>
            </w:pPr>
            <w:r w:rsidDel="00000000" w:rsidR="00000000" w:rsidRPr="00000000">
              <w:rPr>
                <w:sz w:val="20"/>
                <w:szCs w:val="20"/>
                <w:rtl w:val="0"/>
              </w:rPr>
              <w:t xml:space="preserve">Dry Season Exceedance</w:t>
            </w:r>
          </w:p>
        </w:tc>
      </w:tr>
      <w:tr>
        <w:trPr>
          <w:cantSplit w:val="0"/>
          <w:tblHeader w:val="0"/>
        </w:trPr>
        <w:tc>
          <w:tcPr>
            <w:vMerge w:val="continue"/>
            <w:tcBorders>
              <w:top w:color="000000" w:space="0" w:sz="6" w:val="single"/>
              <w:left w:color="000000"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rPr>
                <w:rFonts w:ascii="Arial" w:cs="Arial" w:eastAsia="Arial" w:hAnsi="Arial"/>
                <w:sz w:val="20"/>
                <w:szCs w:val="20"/>
              </w:rPr>
            </w:pPr>
            <w:r w:rsidDel="00000000" w:rsidR="00000000" w:rsidRPr="00000000">
              <w:rPr>
                <w:rtl w:val="0"/>
              </w:rPr>
            </w:r>
          </w:p>
        </w:tc>
        <w:tc>
          <w:tcPr>
            <w:vMerge w:val="continue"/>
            <w:tcBorders>
              <w:top w:color="000000" w:space="0" w:sz="6" w:val="single"/>
              <w:left w:color="cccccc"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rPr>
                <w:rFonts w:ascii="Arial" w:cs="Arial" w:eastAsia="Arial" w:hAnsi="Arial"/>
                <w:sz w:val="20"/>
                <w:szCs w:val="20"/>
              </w:rPr>
            </w:pPr>
            <w:r w:rsidDel="00000000" w:rsidR="00000000" w:rsidRPr="00000000">
              <w:rPr>
                <w:rtl w:val="0"/>
              </w:rPr>
            </w:r>
          </w:p>
        </w:tc>
        <w:tc>
          <w:tcPr>
            <w:vMerge w:val="continue"/>
            <w:tcBorders>
              <w:top w:color="000000" w:space="0" w:sz="6" w:val="single"/>
              <w:left w:color="cccccc"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rPr>
                <w:rFonts w:ascii="Arial" w:cs="Arial" w:eastAsia="Arial" w:hAnsi="Arial"/>
                <w:sz w:val="20"/>
                <w:szCs w:val="20"/>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rPr>
                <w:rFonts w:ascii="Arial" w:cs="Arial" w:eastAsia="Arial" w:hAnsi="Arial"/>
                <w:sz w:val="20"/>
                <w:szCs w:val="20"/>
              </w:rPr>
            </w:pP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C">
            <w:pPr>
              <w:widowControl w:val="0"/>
              <w:jc w:val="center"/>
              <w:rPr>
                <w:rFonts w:ascii="Arial" w:cs="Arial" w:eastAsia="Arial" w:hAnsi="Arial"/>
                <w:sz w:val="20"/>
                <w:szCs w:val="20"/>
              </w:rPr>
            </w:pPr>
            <w:r w:rsidDel="00000000" w:rsidR="00000000" w:rsidRPr="00000000">
              <w:rPr>
                <w:sz w:val="20"/>
                <w:szCs w:val="20"/>
                <w:rtl w:val="0"/>
              </w:rPr>
              <w:t xml:space="preserve">Business As Usual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D">
            <w:pPr>
              <w:widowControl w:val="0"/>
              <w:jc w:val="center"/>
              <w:rPr>
                <w:rFonts w:ascii="Arial" w:cs="Arial" w:eastAsia="Arial" w:hAnsi="Arial"/>
                <w:sz w:val="20"/>
                <w:szCs w:val="20"/>
              </w:rPr>
            </w:pPr>
            <w:r w:rsidDel="00000000" w:rsidR="00000000" w:rsidRPr="00000000">
              <w:rPr>
                <w:sz w:val="20"/>
                <w:szCs w:val="20"/>
                <w:rtl w:val="0"/>
              </w:rPr>
              <w:t xml:space="preserve">22%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E">
            <w:pPr>
              <w:widowControl w:val="0"/>
              <w:jc w:val="center"/>
              <w:rPr>
                <w:rFonts w:ascii="Arial" w:cs="Arial" w:eastAsia="Arial" w:hAnsi="Arial"/>
                <w:sz w:val="20"/>
                <w:szCs w:val="20"/>
              </w:rPr>
            </w:pPr>
            <w:r w:rsidDel="00000000" w:rsidR="00000000" w:rsidRPr="00000000">
              <w:rPr>
                <w:sz w:val="20"/>
                <w:szCs w:val="20"/>
                <w:rtl w:val="0"/>
              </w:rPr>
              <w:t xml:space="preserve">24%</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F">
            <w:pPr>
              <w:widowControl w:val="0"/>
              <w:jc w:val="center"/>
              <w:rPr>
                <w:rFonts w:ascii="Arial" w:cs="Arial" w:eastAsia="Arial" w:hAnsi="Arial"/>
                <w:sz w:val="20"/>
                <w:szCs w:val="20"/>
              </w:rPr>
            </w:pPr>
            <w:r w:rsidDel="00000000" w:rsidR="00000000" w:rsidRPr="00000000">
              <w:rPr>
                <w:sz w:val="20"/>
                <w:szCs w:val="20"/>
                <w:rtl w:val="0"/>
              </w:rPr>
              <w:t xml:space="preserve">21%</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0">
            <w:pPr>
              <w:widowControl w:val="0"/>
              <w:jc w:val="center"/>
              <w:rPr>
                <w:rFonts w:ascii="Arial" w:cs="Arial" w:eastAsia="Arial" w:hAnsi="Arial"/>
                <w:sz w:val="20"/>
                <w:szCs w:val="20"/>
              </w:rPr>
            </w:pPr>
            <w:r w:rsidDel="00000000" w:rsidR="00000000" w:rsidRPr="00000000">
              <w:rPr>
                <w:sz w:val="20"/>
                <w:szCs w:val="20"/>
                <w:rtl w:val="0"/>
              </w:rPr>
              <w:t xml:space="preserve">Bolster and Fortify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1">
            <w:pPr>
              <w:widowControl w:val="0"/>
              <w:jc w:val="center"/>
              <w:rPr>
                <w:rFonts w:ascii="Arial" w:cs="Arial" w:eastAsia="Arial" w:hAnsi="Arial"/>
                <w:sz w:val="20"/>
                <w:szCs w:val="20"/>
              </w:rPr>
            </w:pPr>
            <w:r w:rsidDel="00000000" w:rsidR="00000000" w:rsidRPr="00000000">
              <w:rPr>
                <w:sz w:val="20"/>
                <w:szCs w:val="20"/>
                <w:rtl w:val="0"/>
              </w:rPr>
              <w:t xml:space="preserve">23%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2">
            <w:pPr>
              <w:widowControl w:val="0"/>
              <w:jc w:val="center"/>
              <w:rPr>
                <w:rFonts w:ascii="Arial" w:cs="Arial" w:eastAsia="Arial" w:hAnsi="Arial"/>
                <w:sz w:val="20"/>
                <w:szCs w:val="20"/>
              </w:rPr>
            </w:pPr>
            <w:r w:rsidDel="00000000" w:rsidR="00000000" w:rsidRPr="00000000">
              <w:rPr>
                <w:sz w:val="20"/>
                <w:szCs w:val="20"/>
                <w:rtl w:val="0"/>
              </w:rPr>
              <w:t xml:space="preserve">24%</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3">
            <w:pPr>
              <w:widowControl w:val="0"/>
              <w:jc w:val="center"/>
              <w:rPr>
                <w:rFonts w:ascii="Arial" w:cs="Arial" w:eastAsia="Arial" w:hAnsi="Arial"/>
                <w:sz w:val="20"/>
                <w:szCs w:val="20"/>
              </w:rPr>
            </w:pPr>
            <w:r w:rsidDel="00000000" w:rsidR="00000000" w:rsidRPr="00000000">
              <w:rPr>
                <w:sz w:val="20"/>
                <w:szCs w:val="20"/>
                <w:rtl w:val="0"/>
              </w:rPr>
              <w:t xml:space="preserve">21%</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4">
            <w:pPr>
              <w:widowControl w:val="0"/>
              <w:jc w:val="center"/>
              <w:rPr>
                <w:rFonts w:ascii="Arial" w:cs="Arial" w:eastAsia="Arial" w:hAnsi="Arial"/>
                <w:sz w:val="20"/>
                <w:szCs w:val="20"/>
              </w:rPr>
            </w:pPr>
            <w:r w:rsidDel="00000000" w:rsidR="00000000" w:rsidRPr="00000000">
              <w:rPr>
                <w:sz w:val="20"/>
                <w:szCs w:val="20"/>
                <w:rtl w:val="0"/>
              </w:rPr>
              <w:t xml:space="preserve">Eco Machine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5">
            <w:pPr>
              <w:widowControl w:val="0"/>
              <w:jc w:val="center"/>
              <w:rPr>
                <w:rFonts w:ascii="Arial" w:cs="Arial" w:eastAsia="Arial" w:hAnsi="Arial"/>
                <w:sz w:val="20"/>
                <w:szCs w:val="20"/>
              </w:rPr>
            </w:pPr>
            <w:r w:rsidDel="00000000" w:rsidR="00000000" w:rsidRPr="00000000">
              <w:rPr>
                <w:sz w:val="20"/>
                <w:szCs w:val="20"/>
                <w:rtl w:val="0"/>
              </w:rPr>
              <w:t xml:space="preserve">22%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6">
            <w:pPr>
              <w:widowControl w:val="0"/>
              <w:jc w:val="center"/>
              <w:rPr>
                <w:rFonts w:ascii="Arial" w:cs="Arial" w:eastAsia="Arial" w:hAnsi="Arial"/>
                <w:sz w:val="20"/>
                <w:szCs w:val="20"/>
              </w:rPr>
            </w:pPr>
            <w:r w:rsidDel="00000000" w:rsidR="00000000" w:rsidRPr="00000000">
              <w:rPr>
                <w:sz w:val="20"/>
                <w:szCs w:val="20"/>
                <w:rtl w:val="0"/>
              </w:rPr>
              <w:t xml:space="preserve">23%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7">
            <w:pPr>
              <w:widowControl w:val="0"/>
              <w:jc w:val="center"/>
              <w:rPr>
                <w:rFonts w:ascii="Arial" w:cs="Arial" w:eastAsia="Arial" w:hAnsi="Arial"/>
                <w:sz w:val="20"/>
                <w:szCs w:val="20"/>
              </w:rPr>
            </w:pPr>
            <w:r w:rsidDel="00000000" w:rsidR="00000000" w:rsidRPr="00000000">
              <w:rPr>
                <w:sz w:val="20"/>
                <w:szCs w:val="20"/>
                <w:rtl w:val="0"/>
              </w:rPr>
              <w:t xml:space="preserve">20%</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8">
            <w:pPr>
              <w:widowControl w:val="0"/>
              <w:jc w:val="center"/>
              <w:rPr>
                <w:rFonts w:ascii="Arial" w:cs="Arial" w:eastAsia="Arial" w:hAnsi="Arial"/>
                <w:sz w:val="20"/>
                <w:szCs w:val="20"/>
              </w:rPr>
            </w:pPr>
            <w:r w:rsidDel="00000000" w:rsidR="00000000" w:rsidRPr="00000000">
              <w:rPr>
                <w:sz w:val="20"/>
                <w:szCs w:val="20"/>
                <w:rtl w:val="0"/>
              </w:rPr>
              <w:t xml:space="preserve">New Green Watershed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9">
            <w:pPr>
              <w:widowControl w:val="0"/>
              <w:jc w:val="center"/>
              <w:rPr>
                <w:rFonts w:ascii="Arial" w:cs="Arial" w:eastAsia="Arial" w:hAnsi="Arial"/>
                <w:sz w:val="20"/>
                <w:szCs w:val="20"/>
              </w:rPr>
            </w:pPr>
            <w:r w:rsidDel="00000000" w:rsidR="00000000" w:rsidRPr="00000000">
              <w:rPr>
                <w:sz w:val="20"/>
                <w:szCs w:val="20"/>
                <w:rtl w:val="0"/>
              </w:rPr>
              <w:t xml:space="preserve">22%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A">
            <w:pPr>
              <w:widowControl w:val="0"/>
              <w:jc w:val="center"/>
              <w:rPr>
                <w:rFonts w:ascii="Arial" w:cs="Arial" w:eastAsia="Arial" w:hAnsi="Arial"/>
                <w:sz w:val="20"/>
                <w:szCs w:val="20"/>
              </w:rPr>
            </w:pPr>
            <w:r w:rsidDel="00000000" w:rsidR="00000000" w:rsidRPr="00000000">
              <w:rPr>
                <w:sz w:val="20"/>
                <w:szCs w:val="20"/>
                <w:rtl w:val="0"/>
              </w:rPr>
              <w:t xml:space="preserve">23%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B">
            <w:pPr>
              <w:widowControl w:val="0"/>
              <w:jc w:val="center"/>
              <w:rPr>
                <w:rFonts w:ascii="Arial" w:cs="Arial" w:eastAsia="Arial" w:hAnsi="Arial"/>
                <w:sz w:val="20"/>
                <w:szCs w:val="20"/>
              </w:rPr>
            </w:pPr>
            <w:r w:rsidDel="00000000" w:rsidR="00000000" w:rsidRPr="00000000">
              <w:rPr>
                <w:sz w:val="20"/>
                <w:szCs w:val="20"/>
                <w:rtl w:val="0"/>
              </w:rPr>
              <w:t xml:space="preserve">20%</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C">
            <w:pPr>
              <w:widowControl w:val="0"/>
              <w:jc w:val="center"/>
              <w:rPr>
                <w:rFonts w:ascii="Arial" w:cs="Arial" w:eastAsia="Arial" w:hAnsi="Arial"/>
                <w:sz w:val="20"/>
                <w:szCs w:val="20"/>
              </w:rPr>
            </w:pPr>
            <w:r w:rsidDel="00000000" w:rsidR="00000000" w:rsidRPr="00000000">
              <w:rPr>
                <w:sz w:val="20"/>
                <w:szCs w:val="20"/>
                <w:rtl w:val="0"/>
              </w:rPr>
              <w:t xml:space="preserve">Calling on Reserves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D">
            <w:pPr>
              <w:widowControl w:val="0"/>
              <w:jc w:val="center"/>
              <w:rPr>
                <w:rFonts w:ascii="Arial" w:cs="Arial" w:eastAsia="Arial" w:hAnsi="Arial"/>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E">
            <w:pPr>
              <w:widowControl w:val="0"/>
              <w:jc w:val="center"/>
              <w:rPr>
                <w:rFonts w:ascii="Arial" w:cs="Arial" w:eastAsia="Arial" w:hAnsi="Arial"/>
                <w:sz w:val="20"/>
                <w:szCs w:val="20"/>
              </w:rPr>
            </w:pPr>
            <w:r w:rsidDel="00000000" w:rsidR="00000000" w:rsidRPr="00000000">
              <w:rPr>
                <w:sz w:val="20"/>
                <w:szCs w:val="20"/>
                <w:rtl w:val="0"/>
              </w:rPr>
              <w:t xml:space="preserve">27%</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F">
            <w:pPr>
              <w:widowControl w:val="0"/>
              <w:jc w:val="center"/>
              <w:rPr>
                <w:rFonts w:ascii="Arial" w:cs="Arial" w:eastAsia="Arial" w:hAnsi="Arial"/>
                <w:sz w:val="20"/>
                <w:szCs w:val="20"/>
              </w:rPr>
            </w:pPr>
            <w:r w:rsidDel="00000000" w:rsidR="00000000" w:rsidRPr="00000000">
              <w:rPr>
                <w:sz w:val="20"/>
                <w:szCs w:val="20"/>
                <w:rtl w:val="0"/>
              </w:rPr>
              <w:t xml:space="preserve">22%</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0">
            <w:pPr>
              <w:widowControl w:val="0"/>
              <w:jc w:val="center"/>
              <w:rPr>
                <w:rFonts w:ascii="Arial" w:cs="Arial" w:eastAsia="Arial" w:hAnsi="Arial"/>
                <w:sz w:val="20"/>
                <w:szCs w:val="20"/>
              </w:rPr>
            </w:pPr>
            <w:r w:rsidDel="00000000" w:rsidR="00000000" w:rsidRPr="00000000">
              <w:rPr>
                <w:sz w:val="20"/>
                <w:szCs w:val="20"/>
                <w:rtl w:val="0"/>
              </w:rPr>
              <w:t xml:space="preserve">A Tunnel</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1">
            <w:pPr>
              <w:widowControl w:val="0"/>
              <w:jc w:val="center"/>
              <w:rPr>
                <w:rFonts w:ascii="Arial" w:cs="Arial" w:eastAsia="Arial" w:hAnsi="Arial"/>
                <w:sz w:val="20"/>
                <w:szCs w:val="20"/>
              </w:rPr>
            </w:pPr>
            <w:r w:rsidDel="00000000" w:rsidR="00000000" w:rsidRPr="00000000">
              <w:rPr>
                <w:sz w:val="20"/>
                <w:szCs w:val="20"/>
                <w:rtl w:val="0"/>
              </w:rPr>
              <w:t xml:space="preserve">26%</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2">
            <w:pPr>
              <w:widowControl w:val="0"/>
              <w:jc w:val="center"/>
              <w:rPr>
                <w:rFonts w:ascii="Arial" w:cs="Arial" w:eastAsia="Arial" w:hAnsi="Arial"/>
                <w:sz w:val="20"/>
                <w:szCs w:val="20"/>
              </w:rPr>
            </w:pPr>
            <w:r w:rsidDel="00000000" w:rsidR="00000000" w:rsidRPr="00000000">
              <w:rPr>
                <w:sz w:val="20"/>
                <w:szCs w:val="20"/>
                <w:rtl w:val="0"/>
              </w:rPr>
              <w:t xml:space="preserve">29%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3">
            <w:pPr>
              <w:widowControl w:val="0"/>
              <w:jc w:val="center"/>
              <w:rPr>
                <w:rFonts w:ascii="Arial" w:cs="Arial" w:eastAsia="Arial" w:hAnsi="Arial"/>
                <w:sz w:val="20"/>
                <w:szCs w:val="20"/>
              </w:rPr>
            </w:pPr>
            <w:r w:rsidDel="00000000" w:rsidR="00000000" w:rsidRPr="00000000">
              <w:rPr>
                <w:sz w:val="20"/>
                <w:szCs w:val="20"/>
                <w:rtl w:val="0"/>
              </w:rPr>
              <w:t xml:space="preserve">22%</w:t>
            </w:r>
            <w:r w:rsidDel="00000000" w:rsidR="00000000" w:rsidRPr="00000000">
              <w:rPr>
                <w:rtl w:val="0"/>
              </w:rPr>
            </w:r>
          </w:p>
        </w:tc>
      </w:tr>
    </w:tbl>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1"/>
        <w:rPr>
          <w:rFonts w:ascii="Proxima Nova" w:cs="Proxima Nova" w:eastAsia="Proxima Nova" w:hAnsi="Proxima Nova"/>
        </w:rPr>
      </w:pPr>
      <w:bookmarkStart w:colFirst="0" w:colLast="0" w:name="_y2cc0o60f8t3" w:id="34"/>
      <w:bookmarkEnd w:id="34"/>
      <w:r w:rsidDel="00000000" w:rsidR="00000000" w:rsidRPr="00000000">
        <w:rPr>
          <w:rFonts w:ascii="Proxima Nova" w:cs="Proxima Nova" w:eastAsia="Proxima Nova" w:hAnsi="Proxima Nova"/>
          <w:rtl w:val="0"/>
        </w:rPr>
        <w:t xml:space="preserve">Metric: Flood Risk</w:t>
      </w:r>
    </w:p>
    <w:p w:rsidR="00000000" w:rsidDel="00000000" w:rsidP="00000000" w:rsidRDefault="00000000" w:rsidRPr="00000000" w14:paraId="00000286">
      <w:pPr>
        <w:pStyle w:val="Heading2"/>
        <w:rPr>
          <w:rFonts w:ascii="Proxima Nova" w:cs="Proxima Nova" w:eastAsia="Proxima Nova" w:hAnsi="Proxima Nova"/>
        </w:rPr>
      </w:pPr>
      <w:bookmarkStart w:colFirst="0" w:colLast="0" w:name="_i9rd5vtb41o9" w:id="35"/>
      <w:bookmarkEnd w:id="35"/>
      <w:r w:rsidDel="00000000" w:rsidR="00000000" w:rsidRPr="00000000">
        <w:rPr>
          <w:rFonts w:ascii="Proxima Nova" w:cs="Proxima Nova" w:eastAsia="Proxima Nova" w:hAnsi="Proxima Nova"/>
          <w:rtl w:val="0"/>
        </w:rPr>
        <w:t xml:space="preserve">Location of Measurement</w:t>
      </w:r>
    </w:p>
    <w:p w:rsidR="00000000" w:rsidDel="00000000" w:rsidP="00000000" w:rsidRDefault="00000000" w:rsidRPr="00000000" w14:paraId="0000028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While the Salinity Impacts to in</w:t>
      </w:r>
      <w:r w:rsidDel="00000000" w:rsidR="00000000" w:rsidRPr="00000000">
        <w:rPr>
          <w:rtl w:val="0"/>
        </w:rPr>
        <w:t xml:space="preserve">-Delta </w:t>
      </w:r>
      <w:r w:rsidDel="00000000" w:rsidR="00000000" w:rsidRPr="00000000">
        <w:rPr>
          <w:rFonts w:ascii="Proxima Nova" w:cs="Proxima Nova" w:eastAsia="Proxima Nova" w:hAnsi="Proxima Nova"/>
          <w:rtl w:val="0"/>
        </w:rPr>
        <w:t xml:space="preserve">Drinking Water metric observed outcomes at specific points within the Delta, the Flood Risk metric </w:t>
      </w:r>
      <w:r w:rsidDel="00000000" w:rsidR="00000000" w:rsidRPr="00000000">
        <w:rPr>
          <w:rtl w:val="0"/>
        </w:rPr>
        <w:t xml:space="preserve">observed</w:t>
      </w:r>
      <w:r w:rsidDel="00000000" w:rsidR="00000000" w:rsidRPr="00000000">
        <w:rPr>
          <w:rFonts w:ascii="Proxima Nova" w:cs="Proxima Nova" w:eastAsia="Proxima Nova" w:hAnsi="Proxima Nova"/>
          <w:rtl w:val="0"/>
        </w:rPr>
        <w:t xml:space="preserve"> the Delta as a whole. This metric </w:t>
      </w:r>
      <w:r w:rsidDel="00000000" w:rsidR="00000000" w:rsidRPr="00000000">
        <w:rPr>
          <w:rFonts w:ascii="Proxima Nova" w:cs="Proxima Nova" w:eastAsia="Proxima Nova" w:hAnsi="Proxima Nova"/>
          <w:rtl w:val="0"/>
        </w:rPr>
        <w:t xml:space="preserve">assesses in-Delt</w:t>
      </w:r>
      <w:r w:rsidDel="00000000" w:rsidR="00000000" w:rsidRPr="00000000">
        <w:rPr>
          <w:rFonts w:ascii="Proxima Nova" w:cs="Proxima Nova" w:eastAsia="Proxima Nova" w:hAnsi="Proxima Nova"/>
          <w:rtl w:val="0"/>
        </w:rPr>
        <w:t xml:space="preserve">a inundation risk overall.</w:t>
      </w:r>
    </w:p>
    <w:p w:rsidR="00000000" w:rsidDel="00000000" w:rsidP="00000000" w:rsidRDefault="00000000" w:rsidRPr="00000000" w14:paraId="00000288">
      <w:pPr>
        <w:pStyle w:val="Heading2"/>
        <w:rPr>
          <w:rFonts w:ascii="Proxima Nova" w:cs="Proxima Nova" w:eastAsia="Proxima Nova" w:hAnsi="Proxima Nova"/>
        </w:rPr>
      </w:pPr>
      <w:bookmarkStart w:colFirst="0" w:colLast="0" w:name="_30wl3m36g40b" w:id="36"/>
      <w:bookmarkEnd w:id="36"/>
      <w:r w:rsidDel="00000000" w:rsidR="00000000" w:rsidRPr="00000000">
        <w:rPr>
          <w:rFonts w:ascii="Proxima Nova" w:cs="Proxima Nova" w:eastAsia="Proxima Nova" w:hAnsi="Proxima Nova"/>
          <w:rtl w:val="0"/>
        </w:rPr>
        <w:t xml:space="preserve">Methods</w:t>
      </w:r>
    </w:p>
    <w:p w:rsidR="00000000" w:rsidDel="00000000" w:rsidP="00000000" w:rsidRDefault="00000000" w:rsidRPr="00000000" w14:paraId="00000289">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What we are measuring:</w:t>
      </w:r>
      <w:r w:rsidDel="00000000" w:rsidR="00000000" w:rsidRPr="00000000">
        <w:rPr>
          <w:rFonts w:ascii="Proxima Nova" w:cs="Proxima Nova" w:eastAsia="Proxima Nova" w:hAnsi="Proxima Nova"/>
          <w:rtl w:val="0"/>
        </w:rPr>
        <w:t xml:space="preserve"> Risk of in-Delta inundation</w:t>
      </w:r>
    </w:p>
    <w:p w:rsidR="00000000" w:rsidDel="00000000" w:rsidP="00000000" w:rsidRDefault="00000000" w:rsidRPr="00000000" w14:paraId="0000028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8B">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Origin of data:</w:t>
      </w:r>
      <w:r w:rsidDel="00000000" w:rsidR="00000000" w:rsidRPr="00000000">
        <w:rPr>
          <w:rFonts w:ascii="Proxima Nova" w:cs="Proxima Nova" w:eastAsia="Proxima Nova" w:hAnsi="Proxima Nova"/>
          <w:rtl w:val="0"/>
        </w:rPr>
        <w:t xml:space="preserve"> Scenario narratives and design</w:t>
      </w:r>
    </w:p>
    <w:p w:rsidR="00000000" w:rsidDel="00000000" w:rsidP="00000000" w:rsidRDefault="00000000" w:rsidRPr="00000000" w14:paraId="0000028C">
      <w:pPr>
        <w:ind w:left="720" w:firstLine="0"/>
        <w:rPr>
          <w:rFonts w:ascii="Proxima Nova" w:cs="Proxima Nova" w:eastAsia="Proxima Nova" w:hAnsi="Proxima Nova"/>
          <w:i w:val="1"/>
          <w:iCs w:val="1"/>
        </w:rPr>
      </w:pPr>
      <w:r w:rsidDel="00000000" w:rsidR="00000000" w:rsidRPr="00000000">
        <w:rPr>
          <w:rFonts w:ascii="Proxima Nova" w:cs="Proxima Nova" w:eastAsia="Proxima Nova" w:hAnsi="Proxima Nova"/>
          <w:b w:val="1"/>
          <w:bCs w:val="1"/>
          <w:rtl w:val="0"/>
        </w:rPr>
        <w:t xml:space="preserve">Datasets:</w:t>
      </w:r>
      <w:r w:rsidDel="00000000" w:rsidR="00000000" w:rsidRPr="00000000">
        <w:rPr>
          <w:rtl w:val="0"/>
        </w:rPr>
      </w:r>
    </w:p>
    <w:p w:rsidR="00000000" w:rsidDel="00000000" w:rsidP="00000000" w:rsidRDefault="00000000" w:rsidRPr="00000000" w14:paraId="0000028D">
      <w:pPr>
        <w:ind w:left="1440" w:firstLine="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Adaptation Scenarios:</w:t>
      </w:r>
      <w:r w:rsidDel="00000000" w:rsidR="00000000" w:rsidRPr="00000000">
        <w:rPr>
          <w:rtl w:val="0"/>
        </w:rPr>
      </w:r>
    </w:p>
    <w:p w:rsidR="00000000" w:rsidDel="00000000" w:rsidP="00000000" w:rsidRDefault="00000000" w:rsidRPr="00000000" w14:paraId="0000028E">
      <w:pPr>
        <w:numPr>
          <w:ilvl w:val="0"/>
          <w:numId w:val="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Business As Usual (Baseline)</w:t>
      </w:r>
    </w:p>
    <w:p w:rsidR="00000000" w:rsidDel="00000000" w:rsidP="00000000" w:rsidRDefault="00000000" w:rsidRPr="00000000" w14:paraId="0000028F">
      <w:pPr>
        <w:numPr>
          <w:ilvl w:val="0"/>
          <w:numId w:val="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Tunnel</w:t>
      </w:r>
    </w:p>
    <w:p w:rsidR="00000000" w:rsidDel="00000000" w:rsidP="00000000" w:rsidRDefault="00000000" w:rsidRPr="00000000" w14:paraId="00000290">
      <w:pPr>
        <w:numPr>
          <w:ilvl w:val="0"/>
          <w:numId w:val="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Eco Machine</w:t>
      </w:r>
    </w:p>
    <w:p w:rsidR="00000000" w:rsidDel="00000000" w:rsidP="00000000" w:rsidRDefault="00000000" w:rsidRPr="00000000" w14:paraId="00000291">
      <w:pPr>
        <w:numPr>
          <w:ilvl w:val="0"/>
          <w:numId w:val="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New Green Watershed</w:t>
      </w:r>
    </w:p>
    <w:p w:rsidR="00000000" w:rsidDel="00000000" w:rsidP="00000000" w:rsidRDefault="00000000" w:rsidRPr="00000000" w14:paraId="00000292">
      <w:pPr>
        <w:numPr>
          <w:ilvl w:val="0"/>
          <w:numId w:val="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Calling on Reserves</w:t>
      </w:r>
    </w:p>
    <w:p w:rsidR="00000000" w:rsidDel="00000000" w:rsidP="00000000" w:rsidRDefault="00000000" w:rsidRPr="00000000" w14:paraId="00000293">
      <w:pPr>
        <w:numPr>
          <w:ilvl w:val="0"/>
          <w:numId w:val="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Bolster and Fortify</w:t>
      </w:r>
    </w:p>
    <w:p w:rsidR="00000000" w:rsidDel="00000000" w:rsidP="00000000" w:rsidRDefault="00000000" w:rsidRPr="00000000" w14:paraId="00000294">
      <w:pPr>
        <w:rPr>
          <w:rFonts w:ascii="Proxima Nova" w:cs="Proxima Nova" w:eastAsia="Proxima Nova" w:hAnsi="Proxima Nova"/>
        </w:rPr>
      </w:pPr>
      <w:r w:rsidDel="00000000" w:rsidR="00000000" w:rsidRPr="00000000">
        <w:rPr>
          <w:rFonts w:ascii="Proxima Nova" w:cs="Proxima Nova" w:eastAsia="Proxima Nova" w:hAnsi="Proxima Nova"/>
          <w:rtl w:val="0"/>
        </w:rPr>
        <w:tab/>
      </w:r>
    </w:p>
    <w:p w:rsidR="00000000" w:rsidDel="00000000" w:rsidP="00000000" w:rsidRDefault="00000000" w:rsidRPr="00000000" w14:paraId="0000029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 is no tiered outflow analysis for this metric, because all tiered outflow runs use the same landscape design, and merely vary the amount of Delta outflow.</w:t>
      </w:r>
    </w:p>
    <w:p w:rsidR="00000000" w:rsidDel="00000000" w:rsidP="00000000" w:rsidRDefault="00000000" w:rsidRPr="00000000" w14:paraId="0000029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97">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Unit of measurement:</w:t>
      </w:r>
      <w:r w:rsidDel="00000000" w:rsidR="00000000" w:rsidRPr="00000000">
        <w:rPr>
          <w:rFonts w:ascii="Proxima Nova" w:cs="Proxima Nova" w:eastAsia="Proxima Nova" w:hAnsi="Proxima Nova"/>
          <w:rtl w:val="0"/>
        </w:rPr>
        <w:t xml:space="preserve"> qualitative directionality - increase or decrease in flood risk from baseline</w:t>
      </w:r>
    </w:p>
    <w:p w:rsidR="00000000" w:rsidDel="00000000" w:rsidP="00000000" w:rsidRDefault="00000000" w:rsidRPr="00000000" w14:paraId="0000029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99">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Where are we measuring:</w:t>
      </w:r>
      <w:r w:rsidDel="00000000" w:rsidR="00000000" w:rsidRPr="00000000">
        <w:rPr>
          <w:rFonts w:ascii="Proxima Nova" w:cs="Proxima Nova" w:eastAsia="Proxima Nova" w:hAnsi="Proxima Nova"/>
          <w:rtl w:val="0"/>
        </w:rPr>
        <w:t xml:space="preserve"> In-Delta</w:t>
      </w:r>
    </w:p>
    <w:p w:rsidR="00000000" w:rsidDel="00000000" w:rsidP="00000000" w:rsidRDefault="00000000" w:rsidRPr="00000000" w14:paraId="0000029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9B">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Calculation:</w:t>
      </w:r>
      <w:r w:rsidDel="00000000" w:rsidR="00000000" w:rsidRPr="00000000">
        <w:rPr>
          <w:rFonts w:ascii="Proxima Nova" w:cs="Proxima Nova" w:eastAsia="Proxima Nova" w:hAnsi="Proxima Nova"/>
          <w:rtl w:val="0"/>
        </w:rPr>
        <w:t xml:space="preserve"> qualitative consideration of amount of flood-reduction implementation included in scenario narratives and design (e.g., levee bolstering, upland restoration)</w:t>
      </w:r>
    </w:p>
    <w:p w:rsidR="00000000" w:rsidDel="00000000" w:rsidP="00000000" w:rsidRDefault="00000000" w:rsidRPr="00000000" w14:paraId="0000029C">
      <w:pPr>
        <w:pStyle w:val="Heading2"/>
        <w:rPr>
          <w:rFonts w:ascii="Proxima Nova" w:cs="Proxima Nova" w:eastAsia="Proxima Nova" w:hAnsi="Proxima Nova"/>
        </w:rPr>
      </w:pPr>
      <w:bookmarkStart w:colFirst="0" w:colLast="0" w:name="_gn4p9wswno1z" w:id="37"/>
      <w:bookmarkEnd w:id="37"/>
      <w:r w:rsidDel="00000000" w:rsidR="00000000" w:rsidRPr="00000000">
        <w:rPr>
          <w:rFonts w:ascii="Proxima Nova" w:cs="Proxima Nova" w:eastAsia="Proxima Nova" w:hAnsi="Proxima Nova"/>
          <w:rtl w:val="0"/>
        </w:rPr>
        <w:t xml:space="preserve">Results</w:t>
      </w:r>
    </w:p>
    <w:p w:rsidR="00000000" w:rsidDel="00000000" w:rsidP="00000000" w:rsidRDefault="00000000" w:rsidRPr="00000000" w14:paraId="0000029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metric assesses the adaptation scenarios in relation to Business As Usual.</w:t>
      </w:r>
    </w:p>
    <w:p w:rsidR="00000000" w:rsidDel="00000000" w:rsidP="00000000" w:rsidRDefault="00000000" w:rsidRPr="00000000" w14:paraId="0000029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9F">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No change:</w:t>
      </w:r>
      <w:r w:rsidDel="00000000" w:rsidR="00000000" w:rsidRPr="00000000">
        <w:rPr>
          <w:rFonts w:ascii="Proxima Nova" w:cs="Proxima Nova" w:eastAsia="Proxima Nova" w:hAnsi="Proxima Nova"/>
          <w:rtl w:val="0"/>
        </w:rPr>
        <w:t xml:space="preserve"> Calling </w:t>
      </w:r>
      <w:r w:rsidDel="00000000" w:rsidR="00000000" w:rsidRPr="00000000">
        <w:rPr>
          <w:rtl w:val="0"/>
        </w:rPr>
        <w:t xml:space="preserve">o</w:t>
      </w:r>
      <w:r w:rsidDel="00000000" w:rsidR="00000000" w:rsidRPr="00000000">
        <w:rPr>
          <w:rFonts w:ascii="Proxima Nova" w:cs="Proxima Nova" w:eastAsia="Proxima Nova" w:hAnsi="Proxima Nova"/>
          <w:rtl w:val="0"/>
        </w:rPr>
        <w:t xml:space="preserve">n Reserves and Eco Machine are expected to have no change from Business As Usual.</w:t>
      </w:r>
    </w:p>
    <w:p w:rsidR="00000000" w:rsidDel="00000000" w:rsidP="00000000" w:rsidRDefault="00000000" w:rsidRPr="00000000" w14:paraId="000002A0">
      <w:pPr>
        <w:ind w:left="72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Calling </w:t>
      </w:r>
      <w:r w:rsidDel="00000000" w:rsidR="00000000" w:rsidRPr="00000000">
        <w:rPr>
          <w:b w:val="1"/>
          <w:bCs w:val="1"/>
          <w:rtl w:val="0"/>
        </w:rPr>
        <w:t xml:space="preserve">o</w:t>
      </w:r>
      <w:r w:rsidDel="00000000" w:rsidR="00000000" w:rsidRPr="00000000">
        <w:rPr>
          <w:rFonts w:ascii="Proxima Nova" w:cs="Proxima Nova" w:eastAsia="Proxima Nova" w:hAnsi="Proxima Nova"/>
          <w:b w:val="1"/>
          <w:bCs w:val="1"/>
          <w:rtl w:val="0"/>
        </w:rPr>
        <w:t xml:space="preserve">n Reserves:</w:t>
      </w:r>
      <w:r w:rsidDel="00000000" w:rsidR="00000000" w:rsidRPr="00000000">
        <w:rPr>
          <w:rFonts w:ascii="Proxima Nova" w:cs="Proxima Nova" w:eastAsia="Proxima Nova" w:hAnsi="Proxima Nova"/>
          <w:rtl w:val="0"/>
        </w:rPr>
        <w:t xml:space="preserve"> There are no landscape changes in this scenario. While Forecast Informed Reservoir Operations (FIRO) implementation would have a reduced flood risk effect, our hydrodynamic models do not capture FIRO.</w:t>
      </w:r>
    </w:p>
    <w:p w:rsidR="00000000" w:rsidDel="00000000" w:rsidP="00000000" w:rsidRDefault="00000000" w:rsidRPr="00000000" w14:paraId="000002A1">
      <w:pPr>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A2">
      <w:pPr>
        <w:ind w:left="72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Eco Machine:</w:t>
      </w:r>
      <w:r w:rsidDel="00000000" w:rsidR="00000000" w:rsidRPr="00000000">
        <w:rPr>
          <w:rFonts w:ascii="Proxima Nova" w:cs="Proxima Nova" w:eastAsia="Proxima Nova" w:hAnsi="Proxima Nova"/>
          <w:rtl w:val="0"/>
        </w:rPr>
        <w:t xml:space="preserve"> The landscape changes in this scenario consist of in-Delta restoration of wetlands, which does not have a significant impact on in-Delta flood risk.</w:t>
      </w:r>
    </w:p>
    <w:p w:rsidR="00000000" w:rsidDel="00000000" w:rsidP="00000000" w:rsidRDefault="00000000" w:rsidRPr="00000000" w14:paraId="000002A3">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A4">
      <w:pPr>
        <w:ind w:left="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Slight change:</w:t>
      </w:r>
      <w:r w:rsidDel="00000000" w:rsidR="00000000" w:rsidRPr="00000000">
        <w:rPr>
          <w:rFonts w:ascii="Proxima Nova" w:cs="Proxima Nova" w:eastAsia="Proxima Nova" w:hAnsi="Proxima Nova"/>
          <w:rtl w:val="0"/>
        </w:rPr>
        <w:t xml:space="preserve"> A Tunnel is assumed to have a slight decrease in flood risk from Business As Usual.</w:t>
      </w:r>
    </w:p>
    <w:p w:rsidR="00000000" w:rsidDel="00000000" w:rsidP="00000000" w:rsidRDefault="00000000" w:rsidRPr="00000000" w14:paraId="000002A5">
      <w:pPr>
        <w:ind w:left="72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 Tunnel: </w:t>
      </w:r>
      <w:r w:rsidDel="00000000" w:rsidR="00000000" w:rsidRPr="00000000">
        <w:rPr>
          <w:rFonts w:ascii="Proxima Nova" w:cs="Proxima Nova" w:eastAsia="Proxima Nova" w:hAnsi="Proxima Nova"/>
          <w:rtl w:val="0"/>
        </w:rPr>
        <w:t xml:space="preserve">Under the assumption that the Delta Conveyance Project intercepts and collects storm water in high rainfall events, it can be assumed that by intercepting this water at the intakes before entering the Delta, there can be a slight decrease in flood risk from Business As Usual conditions.</w:t>
      </w:r>
    </w:p>
    <w:p w:rsidR="00000000" w:rsidDel="00000000" w:rsidP="00000000" w:rsidRDefault="00000000" w:rsidRPr="00000000" w14:paraId="000002A6">
      <w:pPr>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A7">
      <w:pPr>
        <w:ind w:left="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Moderate change:</w:t>
      </w:r>
      <w:r w:rsidDel="00000000" w:rsidR="00000000" w:rsidRPr="00000000">
        <w:rPr>
          <w:rFonts w:ascii="Proxima Nova" w:cs="Proxima Nova" w:eastAsia="Proxima Nova" w:hAnsi="Proxima Nova"/>
          <w:rtl w:val="0"/>
        </w:rPr>
        <w:t xml:space="preserve"> Bolster and Fortify is expected to have a moderate decrease in flood risk from Business As Usual.</w:t>
      </w:r>
    </w:p>
    <w:p w:rsidR="00000000" w:rsidDel="00000000" w:rsidP="00000000" w:rsidRDefault="00000000" w:rsidRPr="00000000" w14:paraId="000002A8">
      <w:pPr>
        <w:ind w:left="72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Bolster and Fortify:</w:t>
      </w:r>
      <w:r w:rsidDel="00000000" w:rsidR="00000000" w:rsidRPr="00000000">
        <w:rPr>
          <w:rFonts w:ascii="Proxima Nova" w:cs="Proxima Nova" w:eastAsia="Proxima Nova" w:hAnsi="Proxima Nova"/>
          <w:rtl w:val="0"/>
        </w:rPr>
        <w:t xml:space="preserve"> This scenario includes enhancement of levees along a specific freshwater corridor. While levee fortification decreases flood risk, the fortification in this scenario is limited to the corridor path. Therefore, there is considered to be a moderate decrease in flood risk from Business As Usual.</w:t>
      </w:r>
    </w:p>
    <w:p w:rsidR="00000000" w:rsidDel="00000000" w:rsidP="00000000" w:rsidRDefault="00000000" w:rsidRPr="00000000" w14:paraId="000002A9">
      <w:pPr>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AA">
      <w:pPr>
        <w:ind w:left="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Significant change:</w:t>
      </w:r>
      <w:r w:rsidDel="00000000" w:rsidR="00000000" w:rsidRPr="00000000">
        <w:rPr>
          <w:rFonts w:ascii="Proxima Nova" w:cs="Proxima Nova" w:eastAsia="Proxima Nova" w:hAnsi="Proxima Nova"/>
          <w:rtl w:val="0"/>
        </w:rPr>
        <w:t xml:space="preserve"> New Green Watershed is expected to have the most flood risk attenuation from Business As Usual of the adaptation scenarios considered.</w:t>
      </w:r>
    </w:p>
    <w:p w:rsidR="00000000" w:rsidDel="00000000" w:rsidP="00000000" w:rsidRDefault="00000000" w:rsidRPr="00000000" w14:paraId="000002AB">
      <w:pPr>
        <w:ind w:left="72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New Green Watershed:</w:t>
      </w:r>
      <w:r w:rsidDel="00000000" w:rsidR="00000000" w:rsidRPr="00000000">
        <w:rPr>
          <w:rFonts w:ascii="Proxima Nova" w:cs="Proxima Nova" w:eastAsia="Proxima Nova" w:hAnsi="Proxima Nova"/>
          <w:rtl w:val="0"/>
        </w:rPr>
        <w:t xml:space="preserve"> This scenario includes significant upland restoration, which reduces flood risk across the entire Delta. Therefore, New Green Watershed is expected to have a significant decrease in flood risk from Business As Usual conditions.</w:t>
      </w:r>
    </w:p>
    <w:p w:rsidR="00000000" w:rsidDel="00000000" w:rsidP="00000000" w:rsidRDefault="00000000" w:rsidRPr="00000000" w14:paraId="000002AC">
      <w:pPr>
        <w:pStyle w:val="Heading1"/>
        <w:rPr>
          <w:rFonts w:ascii="Proxima Nova" w:cs="Proxima Nova" w:eastAsia="Proxima Nova" w:hAnsi="Proxima Nova"/>
        </w:rPr>
      </w:pPr>
      <w:bookmarkStart w:colFirst="0" w:colLast="0" w:name="_apfimshidd1r" w:id="38"/>
      <w:bookmarkEnd w:id="38"/>
      <w:r w:rsidDel="00000000" w:rsidR="00000000" w:rsidRPr="00000000">
        <w:rPr>
          <w:rFonts w:ascii="Proxima Nova" w:cs="Proxima Nova" w:eastAsia="Proxima Nova" w:hAnsi="Proxima Nova"/>
          <w:rtl w:val="0"/>
        </w:rPr>
        <w:t xml:space="preserve">Metric: Water Age and Temperature</w:t>
      </w:r>
    </w:p>
    <w:p w:rsidR="00000000" w:rsidDel="00000000" w:rsidP="00000000" w:rsidRDefault="00000000" w:rsidRPr="00000000" w14:paraId="000002AD">
      <w:pPr>
        <w:pStyle w:val="Heading2"/>
        <w:rPr>
          <w:rFonts w:ascii="Proxima Nova" w:cs="Proxima Nova" w:eastAsia="Proxima Nova" w:hAnsi="Proxima Nova"/>
        </w:rPr>
      </w:pPr>
      <w:bookmarkStart w:colFirst="0" w:colLast="0" w:name="_k38dcyaid1c8" w:id="39"/>
      <w:bookmarkEnd w:id="39"/>
      <w:r w:rsidDel="00000000" w:rsidR="00000000" w:rsidRPr="00000000">
        <w:rPr>
          <w:rFonts w:ascii="Proxima Nova" w:cs="Proxima Nova" w:eastAsia="Proxima Nova" w:hAnsi="Proxima Nova"/>
          <w:rtl w:val="0"/>
        </w:rPr>
        <w:t xml:space="preserve">Location of Measurement</w:t>
      </w:r>
    </w:p>
    <w:p w:rsidR="00000000" w:rsidDel="00000000" w:rsidP="00000000" w:rsidRDefault="00000000" w:rsidRPr="00000000" w14:paraId="000002AE">
      <w:pPr>
        <w:rPr/>
      </w:pPr>
      <w:r w:rsidDel="00000000" w:rsidR="00000000" w:rsidRPr="00000000">
        <w:rPr>
          <w:rFonts w:ascii="Proxima Nova" w:cs="Proxima Nova" w:eastAsia="Proxima Nova" w:hAnsi="Proxima Nova"/>
          <w:rtl w:val="0"/>
        </w:rPr>
        <w:t xml:space="preserve">This metric assesses in-Delta water age and temperature by five broad Delta regions that are likely to experience HABs when the right combination of factors align. While there are several indicators that promote HABs, this metric focuses on water age and temperature combinations</w:t>
      </w:r>
      <w:r w:rsidDel="00000000" w:rsidR="00000000" w:rsidRPr="00000000">
        <w:rPr>
          <w:rtl w:val="0"/>
        </w:rPr>
        <w:t xml:space="preserve">. </w:t>
      </w:r>
      <w:r w:rsidDel="00000000" w:rsidR="00000000" w:rsidRPr="00000000">
        <w:rPr>
          <w:rtl w:val="0"/>
        </w:rPr>
        <w:t xml:space="preserve">Temporally</w:t>
      </w:r>
      <w:r w:rsidDel="00000000" w:rsidR="00000000" w:rsidRPr="00000000">
        <w:rPr>
          <w:rtl w:val="0"/>
        </w:rPr>
        <w:t xml:space="preserve">, the months flagged for when the likelihood of HABs increases are May through October. The five regions assessed in this metric include:</w:t>
      </w:r>
    </w:p>
    <w:p w:rsidR="00000000" w:rsidDel="00000000" w:rsidP="00000000" w:rsidRDefault="00000000" w:rsidRPr="00000000" w14:paraId="000002AF">
      <w:pPr>
        <w:numPr>
          <w:ilvl w:val="0"/>
          <w:numId w:val="3"/>
        </w:numPr>
        <w:ind w:left="720" w:hanging="360"/>
        <w:rPr>
          <w:u w:val="none"/>
        </w:rPr>
      </w:pPr>
      <w:r w:rsidDel="00000000" w:rsidR="00000000" w:rsidRPr="00000000">
        <w:rPr>
          <w:rtl w:val="0"/>
        </w:rPr>
        <w:t xml:space="preserve">Suisun Marsh and surrounding wetlands</w:t>
      </w:r>
    </w:p>
    <w:p w:rsidR="00000000" w:rsidDel="00000000" w:rsidP="00000000" w:rsidRDefault="00000000" w:rsidRPr="00000000" w14:paraId="000002B0">
      <w:pPr>
        <w:numPr>
          <w:ilvl w:val="0"/>
          <w:numId w:val="3"/>
        </w:numPr>
        <w:ind w:left="720" w:hanging="360"/>
        <w:rPr>
          <w:u w:val="none"/>
        </w:rPr>
      </w:pPr>
      <w:r w:rsidDel="00000000" w:rsidR="00000000" w:rsidRPr="00000000">
        <w:rPr>
          <w:rtl w:val="0"/>
        </w:rPr>
        <w:t xml:space="preserve">Franks Tract</w:t>
      </w:r>
    </w:p>
    <w:p w:rsidR="00000000" w:rsidDel="00000000" w:rsidP="00000000" w:rsidRDefault="00000000" w:rsidRPr="00000000" w14:paraId="000002B1">
      <w:pPr>
        <w:numPr>
          <w:ilvl w:val="0"/>
          <w:numId w:val="3"/>
        </w:numPr>
        <w:ind w:left="720" w:hanging="360"/>
        <w:rPr>
          <w:u w:val="none"/>
        </w:rPr>
      </w:pPr>
      <w:r w:rsidDel="00000000" w:rsidR="00000000" w:rsidRPr="00000000">
        <w:rPr>
          <w:rtl w:val="0"/>
        </w:rPr>
        <w:t xml:space="preserve">South Delta</w:t>
      </w:r>
    </w:p>
    <w:p w:rsidR="00000000" w:rsidDel="00000000" w:rsidP="00000000" w:rsidRDefault="00000000" w:rsidRPr="00000000" w14:paraId="000002B2">
      <w:pPr>
        <w:numPr>
          <w:ilvl w:val="0"/>
          <w:numId w:val="3"/>
        </w:numPr>
        <w:ind w:left="720" w:hanging="360"/>
        <w:rPr>
          <w:u w:val="none"/>
        </w:rPr>
      </w:pPr>
      <w:r w:rsidDel="00000000" w:rsidR="00000000" w:rsidRPr="00000000">
        <w:rPr>
          <w:rtl w:val="0"/>
        </w:rPr>
        <w:t xml:space="preserve">Lindsey-Cache Slough</w:t>
      </w:r>
    </w:p>
    <w:p w:rsidR="00000000" w:rsidDel="00000000" w:rsidP="00000000" w:rsidRDefault="00000000" w:rsidRPr="00000000" w14:paraId="000002B3">
      <w:pPr>
        <w:numPr>
          <w:ilvl w:val="0"/>
          <w:numId w:val="3"/>
        </w:numPr>
        <w:ind w:left="720" w:hanging="360"/>
        <w:rPr>
          <w:u w:val="none"/>
        </w:rPr>
      </w:pPr>
      <w:r w:rsidDel="00000000" w:rsidR="00000000" w:rsidRPr="00000000">
        <w:rPr>
          <w:rtl w:val="0"/>
        </w:rPr>
        <w:t xml:space="preserve">McCormack-Williamson Tract</w:t>
      </w:r>
    </w:p>
    <w:p w:rsidR="00000000" w:rsidDel="00000000" w:rsidP="00000000" w:rsidRDefault="00000000" w:rsidRPr="00000000" w14:paraId="000002B4">
      <w:pPr>
        <w:pStyle w:val="Heading2"/>
        <w:rPr>
          <w:rFonts w:ascii="Proxima Nova" w:cs="Proxima Nova" w:eastAsia="Proxima Nova" w:hAnsi="Proxima Nova"/>
        </w:rPr>
      </w:pPr>
      <w:bookmarkStart w:colFirst="0" w:colLast="0" w:name="_9fcckebc2yke" w:id="40"/>
      <w:bookmarkEnd w:id="40"/>
      <w:r w:rsidDel="00000000" w:rsidR="00000000" w:rsidRPr="00000000">
        <w:rPr>
          <w:rFonts w:ascii="Proxima Nova" w:cs="Proxima Nova" w:eastAsia="Proxima Nova" w:hAnsi="Proxima Nova"/>
          <w:rtl w:val="0"/>
        </w:rPr>
        <w:t xml:space="preserve">Methods</w:t>
      </w:r>
    </w:p>
    <w:p w:rsidR="00000000" w:rsidDel="00000000" w:rsidP="00000000" w:rsidRDefault="00000000" w:rsidRPr="00000000" w14:paraId="000002B5">
      <w:pPr>
        <w:rPr/>
      </w:pPr>
      <w:r w:rsidDel="00000000" w:rsidR="00000000" w:rsidRPr="00000000">
        <w:rPr>
          <w:rFonts w:ascii="Proxima Nova" w:cs="Proxima Nova" w:eastAsia="Proxima Nova" w:hAnsi="Proxima Nova"/>
          <w:b w:val="1"/>
          <w:bCs w:val="1"/>
          <w:rtl w:val="0"/>
        </w:rPr>
        <w:t xml:space="preserve">What we are measuring:</w:t>
      </w:r>
      <w:r w:rsidDel="00000000" w:rsidR="00000000" w:rsidRPr="00000000">
        <w:rPr>
          <w:rFonts w:ascii="Proxima Nova" w:cs="Proxima Nova" w:eastAsia="Proxima Nova" w:hAnsi="Proxima Nova"/>
          <w:rtl w:val="0"/>
        </w:rPr>
        <w:t xml:space="preserve"> Changes in water age in relation to baseline during periods of water temperature at or above 19</w:t>
      </w:r>
      <w:r w:rsidDel="00000000" w:rsidR="00000000" w:rsidRPr="00000000">
        <w:rPr>
          <w:rtl w:val="0"/>
        </w:rPr>
        <w:t xml:space="preserve"> degrees Celsius (°C), consistent with the temperature at which HABs begin to grow (Lehman et al., 2013; </w:t>
      </w:r>
      <w:hyperlink r:id="rId27">
        <w:r w:rsidDel="00000000" w:rsidR="00000000" w:rsidRPr="00000000">
          <w:rPr>
            <w:color w:val="1155cc"/>
            <w:u w:val="single"/>
            <w:rtl w:val="0"/>
          </w:rPr>
          <w:t xml:space="preserve">Framsted et al., 2026</w:t>
        </w:r>
      </w:hyperlink>
      <w:r w:rsidDel="00000000" w:rsidR="00000000" w:rsidRPr="00000000">
        <w:rPr>
          <w:rtl w:val="0"/>
        </w:rPr>
        <w:t xml:space="preserve">; </w:t>
      </w:r>
      <w:hyperlink r:id="rId28">
        <w:r w:rsidDel="00000000" w:rsidR="00000000" w:rsidRPr="00000000">
          <w:rPr>
            <w:color w:val="1155cc"/>
            <w:u w:val="single"/>
            <w:rtl w:val="0"/>
          </w:rPr>
          <w:t xml:space="preserve">Stumper et al., 2020</w:t>
        </w:r>
      </w:hyperlink>
      <w:r w:rsidDel="00000000" w:rsidR="00000000" w:rsidRPr="00000000">
        <w:rPr>
          <w:rtl w:val="0"/>
        </w:rPr>
        <w:t xml:space="preserve">; Hartman et al., 2021; </w:t>
      </w:r>
      <w:hyperlink r:id="rId29">
        <w:r w:rsidDel="00000000" w:rsidR="00000000" w:rsidRPr="00000000">
          <w:rPr>
            <w:color w:val="1155cc"/>
            <w:u w:val="single"/>
            <w:rtl w:val="0"/>
          </w:rPr>
          <w:t xml:space="preserve">Bouma-Gregson et al., 2005</w:t>
        </w:r>
      </w:hyperlink>
      <w:r w:rsidDel="00000000" w:rsidR="00000000" w:rsidRPr="00000000">
        <w:rPr>
          <w:rtl w:val="0"/>
        </w:rPr>
        <w:t xml:space="preserve">; </w:t>
      </w:r>
      <w:hyperlink r:id="rId30">
        <w:r w:rsidDel="00000000" w:rsidR="00000000" w:rsidRPr="00000000">
          <w:rPr>
            <w:color w:val="1155cc"/>
            <w:u w:val="single"/>
            <w:rtl w:val="0"/>
          </w:rPr>
          <w:t xml:space="preserve">Berg &amp; Sutula, 2015</w:t>
        </w:r>
      </w:hyperlink>
      <w:r w:rsidDel="00000000" w:rsidR="00000000" w:rsidRPr="00000000">
        <w:rPr>
          <w:rtl w:val="0"/>
        </w:rPr>
        <w:t xml:space="preserv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Origin of data:</w:t>
      </w:r>
      <w:r w:rsidDel="00000000" w:rsidR="00000000" w:rsidRPr="00000000">
        <w:rPr>
          <w:rFonts w:ascii="Proxima Nova" w:cs="Proxima Nova" w:eastAsia="Proxima Nova" w:hAnsi="Proxima Nova"/>
          <w:rtl w:val="0"/>
        </w:rPr>
        <w:t xml:space="preserve"> Hydrodynamic modeling output</w:t>
      </w:r>
    </w:p>
    <w:p w:rsidR="00000000" w:rsidDel="00000000" w:rsidP="00000000" w:rsidRDefault="00000000" w:rsidRPr="00000000" w14:paraId="000002B8">
      <w:pPr>
        <w:ind w:left="720" w:firstLine="0"/>
        <w:rPr>
          <w:rFonts w:ascii="Proxima Nova" w:cs="Proxima Nova" w:eastAsia="Proxima Nova" w:hAnsi="Proxima Nova"/>
          <w:i w:val="1"/>
          <w:iCs w:val="1"/>
        </w:rPr>
      </w:pPr>
      <w:r w:rsidDel="00000000" w:rsidR="00000000" w:rsidRPr="00000000">
        <w:rPr>
          <w:rFonts w:ascii="Proxima Nova" w:cs="Proxima Nova" w:eastAsia="Proxima Nova" w:hAnsi="Proxima Nova"/>
          <w:b w:val="1"/>
          <w:bCs w:val="1"/>
          <w:rtl w:val="0"/>
        </w:rPr>
        <w:t xml:space="preserve">Datasets:</w:t>
      </w:r>
      <w:r w:rsidDel="00000000" w:rsidR="00000000" w:rsidRPr="00000000">
        <w:rPr>
          <w:rtl w:val="0"/>
        </w:rPr>
      </w:r>
    </w:p>
    <w:p w:rsidR="00000000" w:rsidDel="00000000" w:rsidP="00000000" w:rsidRDefault="00000000" w:rsidRPr="00000000" w14:paraId="000002B9">
      <w:pPr>
        <w:ind w:left="1440" w:firstLine="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Adaptation Scenarios:</w:t>
      </w:r>
      <w:r w:rsidDel="00000000" w:rsidR="00000000" w:rsidRPr="00000000">
        <w:rPr>
          <w:rtl w:val="0"/>
        </w:rPr>
      </w:r>
    </w:p>
    <w:p w:rsidR="00000000" w:rsidDel="00000000" w:rsidP="00000000" w:rsidRDefault="00000000" w:rsidRPr="00000000" w14:paraId="000002BA">
      <w:pPr>
        <w:numPr>
          <w:ilvl w:val="0"/>
          <w:numId w:val="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Business As Usual (Baseline)</w:t>
      </w:r>
    </w:p>
    <w:p w:rsidR="00000000" w:rsidDel="00000000" w:rsidP="00000000" w:rsidRDefault="00000000" w:rsidRPr="00000000" w14:paraId="000002BB">
      <w:pPr>
        <w:numPr>
          <w:ilvl w:val="0"/>
          <w:numId w:val="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Tunnel</w:t>
      </w:r>
    </w:p>
    <w:p w:rsidR="00000000" w:rsidDel="00000000" w:rsidP="00000000" w:rsidRDefault="00000000" w:rsidRPr="00000000" w14:paraId="000002BC">
      <w:pPr>
        <w:numPr>
          <w:ilvl w:val="0"/>
          <w:numId w:val="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Eco Machine</w:t>
      </w:r>
    </w:p>
    <w:p w:rsidR="00000000" w:rsidDel="00000000" w:rsidP="00000000" w:rsidRDefault="00000000" w:rsidRPr="00000000" w14:paraId="000002BD">
      <w:pPr>
        <w:numPr>
          <w:ilvl w:val="0"/>
          <w:numId w:val="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New Green Watershed</w:t>
      </w:r>
    </w:p>
    <w:p w:rsidR="00000000" w:rsidDel="00000000" w:rsidP="00000000" w:rsidRDefault="00000000" w:rsidRPr="00000000" w14:paraId="000002BE">
      <w:pPr>
        <w:numPr>
          <w:ilvl w:val="0"/>
          <w:numId w:val="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Calling on Reserves</w:t>
      </w:r>
    </w:p>
    <w:p w:rsidR="00000000" w:rsidDel="00000000" w:rsidP="00000000" w:rsidRDefault="00000000" w:rsidRPr="00000000" w14:paraId="000002BF">
      <w:pPr>
        <w:numPr>
          <w:ilvl w:val="0"/>
          <w:numId w:val="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Bolster and Fortify</w:t>
      </w:r>
    </w:p>
    <w:p w:rsidR="00000000" w:rsidDel="00000000" w:rsidP="00000000" w:rsidRDefault="00000000" w:rsidRPr="00000000" w14:paraId="000002C0">
      <w:pPr>
        <w:rPr>
          <w:rFonts w:ascii="Proxima Nova" w:cs="Proxima Nova" w:eastAsia="Proxima Nova" w:hAnsi="Proxima Nova"/>
        </w:rPr>
      </w:pPr>
      <w:r w:rsidDel="00000000" w:rsidR="00000000" w:rsidRPr="00000000">
        <w:rPr>
          <w:rFonts w:ascii="Proxima Nova" w:cs="Proxima Nova" w:eastAsia="Proxima Nova" w:hAnsi="Proxima Nova"/>
          <w:rtl w:val="0"/>
        </w:rPr>
        <w:tab/>
      </w:r>
    </w:p>
    <w:p w:rsidR="00000000" w:rsidDel="00000000" w:rsidP="00000000" w:rsidRDefault="00000000" w:rsidRPr="00000000" w14:paraId="000002C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Water age data was not available for the tiered outflow runs, and therefore this metric will only assess the adaptation scenarios.</w:t>
      </w:r>
    </w:p>
    <w:p w:rsidR="00000000" w:rsidDel="00000000" w:rsidP="00000000" w:rsidRDefault="00000000" w:rsidRPr="00000000" w14:paraId="000002C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C3">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Unit of measurement:</w:t>
      </w:r>
      <w:r w:rsidDel="00000000" w:rsidR="00000000" w:rsidRPr="00000000">
        <w:rPr>
          <w:rFonts w:ascii="Proxima Nova" w:cs="Proxima Nova" w:eastAsia="Proxima Nova" w:hAnsi="Proxima Nova"/>
          <w:rtl w:val="0"/>
        </w:rPr>
        <w:t xml:space="preserve"> Days </w:t>
      </w:r>
      <w:r w:rsidDel="00000000" w:rsidR="00000000" w:rsidRPr="00000000">
        <w:rPr>
          <w:rtl w:val="0"/>
        </w:rPr>
        <w:t xml:space="preserve">of</w:t>
      </w:r>
      <w:r w:rsidDel="00000000" w:rsidR="00000000" w:rsidRPr="00000000">
        <w:rPr>
          <w:rFonts w:ascii="Proxima Nova" w:cs="Proxima Nova" w:eastAsia="Proxima Nova" w:hAnsi="Proxima Nova"/>
          <w:rtl w:val="0"/>
        </w:rPr>
        <w:t xml:space="preserve"> change from baseline</w:t>
      </w:r>
    </w:p>
    <w:p w:rsidR="00000000" w:rsidDel="00000000" w:rsidP="00000000" w:rsidRDefault="00000000" w:rsidRPr="00000000" w14:paraId="000002C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C5">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Where are we measuring:</w:t>
      </w:r>
      <w:r w:rsidDel="00000000" w:rsidR="00000000" w:rsidRPr="00000000">
        <w:rPr>
          <w:rtl w:val="0"/>
        </w:rPr>
        <w:t xml:space="preserve"> Five in-Delta regions:</w:t>
      </w:r>
      <w:r w:rsidDel="00000000" w:rsidR="00000000" w:rsidRPr="00000000">
        <w:rPr>
          <w:rtl w:val="0"/>
        </w:rPr>
      </w:r>
    </w:p>
    <w:p w:rsidR="00000000" w:rsidDel="00000000" w:rsidP="00000000" w:rsidRDefault="00000000" w:rsidRPr="00000000" w14:paraId="000002C6">
      <w:pPr>
        <w:numPr>
          <w:ilvl w:val="0"/>
          <w:numId w:val="3"/>
        </w:numPr>
        <w:ind w:left="720" w:hanging="360"/>
      </w:pPr>
      <w:r w:rsidDel="00000000" w:rsidR="00000000" w:rsidRPr="00000000">
        <w:rPr>
          <w:rtl w:val="0"/>
        </w:rPr>
        <w:t xml:space="preserve">Suisun Marsh and surrounding wetlands</w:t>
      </w:r>
    </w:p>
    <w:p w:rsidR="00000000" w:rsidDel="00000000" w:rsidP="00000000" w:rsidRDefault="00000000" w:rsidRPr="00000000" w14:paraId="000002C7">
      <w:pPr>
        <w:numPr>
          <w:ilvl w:val="0"/>
          <w:numId w:val="3"/>
        </w:numPr>
        <w:ind w:left="720" w:hanging="360"/>
      </w:pPr>
      <w:r w:rsidDel="00000000" w:rsidR="00000000" w:rsidRPr="00000000">
        <w:rPr>
          <w:rtl w:val="0"/>
        </w:rPr>
        <w:t xml:space="preserve">Franks Tract</w:t>
      </w:r>
    </w:p>
    <w:p w:rsidR="00000000" w:rsidDel="00000000" w:rsidP="00000000" w:rsidRDefault="00000000" w:rsidRPr="00000000" w14:paraId="000002C8">
      <w:pPr>
        <w:numPr>
          <w:ilvl w:val="0"/>
          <w:numId w:val="3"/>
        </w:numPr>
        <w:ind w:left="720" w:hanging="360"/>
      </w:pPr>
      <w:r w:rsidDel="00000000" w:rsidR="00000000" w:rsidRPr="00000000">
        <w:rPr>
          <w:rtl w:val="0"/>
        </w:rPr>
        <w:t xml:space="preserve">South Delta</w:t>
      </w:r>
    </w:p>
    <w:p w:rsidR="00000000" w:rsidDel="00000000" w:rsidP="00000000" w:rsidRDefault="00000000" w:rsidRPr="00000000" w14:paraId="000002C9">
      <w:pPr>
        <w:numPr>
          <w:ilvl w:val="0"/>
          <w:numId w:val="3"/>
        </w:numPr>
        <w:ind w:left="720" w:hanging="360"/>
      </w:pPr>
      <w:r w:rsidDel="00000000" w:rsidR="00000000" w:rsidRPr="00000000">
        <w:rPr>
          <w:rtl w:val="0"/>
        </w:rPr>
        <w:t xml:space="preserve">Lindsey-Cache Slough</w:t>
      </w:r>
    </w:p>
    <w:p w:rsidR="00000000" w:rsidDel="00000000" w:rsidP="00000000" w:rsidRDefault="00000000" w:rsidRPr="00000000" w14:paraId="000002CA">
      <w:pPr>
        <w:numPr>
          <w:ilvl w:val="0"/>
          <w:numId w:val="3"/>
        </w:numPr>
        <w:ind w:left="720" w:hanging="360"/>
      </w:pPr>
      <w:r w:rsidDel="00000000" w:rsidR="00000000" w:rsidRPr="00000000">
        <w:rPr>
          <w:rtl w:val="0"/>
        </w:rPr>
        <w:t xml:space="preserve">McCormack-Williamson Tract</w:t>
      </w:r>
    </w:p>
    <w:p w:rsidR="00000000" w:rsidDel="00000000" w:rsidP="00000000" w:rsidRDefault="00000000" w:rsidRPr="00000000" w14:paraId="000002C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CC">
      <w:pPr>
        <w:rPr/>
      </w:pPr>
      <w:r w:rsidDel="00000000" w:rsidR="00000000" w:rsidRPr="00000000">
        <w:rPr>
          <w:rFonts w:ascii="Proxima Nova" w:cs="Proxima Nova" w:eastAsia="Proxima Nova" w:hAnsi="Proxima Nova"/>
          <w:b w:val="1"/>
          <w:bCs w:val="1"/>
          <w:rtl w:val="0"/>
        </w:rPr>
        <w:t xml:space="preserve">Calculation:</w:t>
      </w:r>
      <w:r w:rsidDel="00000000" w:rsidR="00000000" w:rsidRPr="00000000">
        <w:rPr>
          <w:rFonts w:ascii="Proxima Nova" w:cs="Proxima Nova" w:eastAsia="Proxima Nova" w:hAnsi="Proxima Nova"/>
          <w:rtl w:val="0"/>
        </w:rPr>
        <w:t xml:space="preserve"> </w:t>
      </w:r>
      <w:r w:rsidDel="00000000" w:rsidR="00000000" w:rsidRPr="00000000">
        <w:rPr>
          <w:rtl w:val="0"/>
        </w:rPr>
        <w:t xml:space="preserve">qualitative observation of change in water age derived from heatmap output. Qualitative assignment options, in order from "best" to "worst" performance, include:</w:t>
      </w:r>
    </w:p>
    <w:p w:rsidR="00000000" w:rsidDel="00000000" w:rsidP="00000000" w:rsidRDefault="00000000" w:rsidRPr="00000000" w14:paraId="000002CD">
      <w:pPr>
        <w:numPr>
          <w:ilvl w:val="0"/>
          <w:numId w:val="4"/>
        </w:numPr>
        <w:ind w:left="720" w:hanging="360"/>
        <w:rPr>
          <w:u w:val="none"/>
        </w:rPr>
      </w:pPr>
      <w:r w:rsidDel="00000000" w:rsidR="00000000" w:rsidRPr="00000000">
        <w:rPr>
          <w:rtl w:val="0"/>
        </w:rPr>
        <w:t xml:space="preserve">Extreme decrease in water age from baseline</w:t>
      </w:r>
    </w:p>
    <w:p w:rsidR="00000000" w:rsidDel="00000000" w:rsidP="00000000" w:rsidRDefault="00000000" w:rsidRPr="00000000" w14:paraId="000002CE">
      <w:pPr>
        <w:numPr>
          <w:ilvl w:val="0"/>
          <w:numId w:val="4"/>
        </w:numPr>
        <w:ind w:left="720" w:hanging="360"/>
        <w:rPr>
          <w:u w:val="none"/>
        </w:rPr>
      </w:pPr>
      <w:r w:rsidDel="00000000" w:rsidR="00000000" w:rsidRPr="00000000">
        <w:rPr>
          <w:rtl w:val="0"/>
        </w:rPr>
        <w:t xml:space="preserve">Major decrease in water age from baseline</w:t>
      </w:r>
    </w:p>
    <w:p w:rsidR="00000000" w:rsidDel="00000000" w:rsidP="00000000" w:rsidRDefault="00000000" w:rsidRPr="00000000" w14:paraId="000002CF">
      <w:pPr>
        <w:numPr>
          <w:ilvl w:val="0"/>
          <w:numId w:val="4"/>
        </w:numPr>
        <w:ind w:left="720" w:hanging="360"/>
        <w:rPr>
          <w:u w:val="none"/>
        </w:rPr>
      </w:pPr>
      <w:r w:rsidDel="00000000" w:rsidR="00000000" w:rsidRPr="00000000">
        <w:rPr>
          <w:rtl w:val="0"/>
        </w:rPr>
        <w:t xml:space="preserve">Significant decrease in water age from baseline</w:t>
      </w:r>
    </w:p>
    <w:p w:rsidR="00000000" w:rsidDel="00000000" w:rsidP="00000000" w:rsidRDefault="00000000" w:rsidRPr="00000000" w14:paraId="000002D0">
      <w:pPr>
        <w:numPr>
          <w:ilvl w:val="0"/>
          <w:numId w:val="4"/>
        </w:numPr>
        <w:ind w:left="720" w:hanging="360"/>
        <w:rPr>
          <w:u w:val="none"/>
        </w:rPr>
      </w:pPr>
      <w:r w:rsidDel="00000000" w:rsidR="00000000" w:rsidRPr="00000000">
        <w:rPr>
          <w:rtl w:val="0"/>
        </w:rPr>
        <w:t xml:space="preserve">Moderate decrease in water age from baseline</w:t>
      </w:r>
    </w:p>
    <w:p w:rsidR="00000000" w:rsidDel="00000000" w:rsidP="00000000" w:rsidRDefault="00000000" w:rsidRPr="00000000" w14:paraId="000002D1">
      <w:pPr>
        <w:numPr>
          <w:ilvl w:val="0"/>
          <w:numId w:val="4"/>
        </w:numPr>
        <w:ind w:left="720" w:hanging="360"/>
        <w:rPr>
          <w:u w:val="none"/>
        </w:rPr>
      </w:pPr>
      <w:r w:rsidDel="00000000" w:rsidR="00000000" w:rsidRPr="00000000">
        <w:rPr>
          <w:rtl w:val="0"/>
        </w:rPr>
        <w:t xml:space="preserve">Slight decrease in water age from baseline</w:t>
      </w:r>
    </w:p>
    <w:p w:rsidR="00000000" w:rsidDel="00000000" w:rsidP="00000000" w:rsidRDefault="00000000" w:rsidRPr="00000000" w14:paraId="000002D2">
      <w:pPr>
        <w:numPr>
          <w:ilvl w:val="0"/>
          <w:numId w:val="4"/>
        </w:numPr>
        <w:ind w:left="720" w:hanging="360"/>
        <w:rPr>
          <w:u w:val="none"/>
        </w:rPr>
      </w:pPr>
      <w:r w:rsidDel="00000000" w:rsidR="00000000" w:rsidRPr="00000000">
        <w:rPr>
          <w:rtl w:val="0"/>
        </w:rPr>
        <w:t xml:space="preserve">No change from baseline</w:t>
      </w:r>
    </w:p>
    <w:p w:rsidR="00000000" w:rsidDel="00000000" w:rsidP="00000000" w:rsidRDefault="00000000" w:rsidRPr="00000000" w14:paraId="000002D3">
      <w:pPr>
        <w:numPr>
          <w:ilvl w:val="0"/>
          <w:numId w:val="4"/>
        </w:numPr>
        <w:ind w:left="720" w:hanging="360"/>
        <w:rPr>
          <w:u w:val="none"/>
        </w:rPr>
      </w:pPr>
      <w:r w:rsidDel="00000000" w:rsidR="00000000" w:rsidRPr="00000000">
        <w:rPr>
          <w:rtl w:val="0"/>
        </w:rPr>
        <w:t xml:space="preserve">Slight increase in water age from baseline</w:t>
      </w:r>
    </w:p>
    <w:p w:rsidR="00000000" w:rsidDel="00000000" w:rsidP="00000000" w:rsidRDefault="00000000" w:rsidRPr="00000000" w14:paraId="000002D4">
      <w:pPr>
        <w:numPr>
          <w:ilvl w:val="0"/>
          <w:numId w:val="4"/>
        </w:numPr>
        <w:ind w:left="720" w:hanging="360"/>
        <w:rPr>
          <w:u w:val="none"/>
        </w:rPr>
      </w:pPr>
      <w:r w:rsidDel="00000000" w:rsidR="00000000" w:rsidRPr="00000000">
        <w:rPr>
          <w:rtl w:val="0"/>
        </w:rPr>
        <w:t xml:space="preserve">Moderate increase in water age from baseline</w:t>
      </w:r>
    </w:p>
    <w:p w:rsidR="00000000" w:rsidDel="00000000" w:rsidP="00000000" w:rsidRDefault="00000000" w:rsidRPr="00000000" w14:paraId="000002D5">
      <w:pPr>
        <w:numPr>
          <w:ilvl w:val="0"/>
          <w:numId w:val="4"/>
        </w:numPr>
        <w:ind w:left="720" w:hanging="360"/>
        <w:rPr>
          <w:u w:val="none"/>
        </w:rPr>
      </w:pPr>
      <w:r w:rsidDel="00000000" w:rsidR="00000000" w:rsidRPr="00000000">
        <w:rPr>
          <w:rtl w:val="0"/>
        </w:rPr>
        <w:t xml:space="preserve">Significant increase in water age from baseline</w:t>
      </w:r>
    </w:p>
    <w:p w:rsidR="00000000" w:rsidDel="00000000" w:rsidP="00000000" w:rsidRDefault="00000000" w:rsidRPr="00000000" w14:paraId="000002D6">
      <w:pPr>
        <w:numPr>
          <w:ilvl w:val="0"/>
          <w:numId w:val="4"/>
        </w:numPr>
        <w:ind w:left="720" w:hanging="360"/>
        <w:rPr>
          <w:u w:val="none"/>
        </w:rPr>
      </w:pPr>
      <w:r w:rsidDel="00000000" w:rsidR="00000000" w:rsidRPr="00000000">
        <w:rPr>
          <w:rtl w:val="0"/>
        </w:rPr>
        <w:t xml:space="preserve">Major increase in water age from baseline</w:t>
      </w:r>
    </w:p>
    <w:p w:rsidR="00000000" w:rsidDel="00000000" w:rsidP="00000000" w:rsidRDefault="00000000" w:rsidRPr="00000000" w14:paraId="000002D7">
      <w:pPr>
        <w:numPr>
          <w:ilvl w:val="0"/>
          <w:numId w:val="4"/>
        </w:numPr>
        <w:ind w:left="720" w:hanging="360"/>
        <w:rPr>
          <w:u w:val="none"/>
        </w:rPr>
      </w:pPr>
      <w:r w:rsidDel="00000000" w:rsidR="00000000" w:rsidRPr="00000000">
        <w:rPr>
          <w:rtl w:val="0"/>
        </w:rPr>
        <w:t xml:space="preserve">Extreme increase in water age from baseline</w:t>
      </w:r>
    </w:p>
    <w:p w:rsidR="00000000" w:rsidDel="00000000" w:rsidP="00000000" w:rsidRDefault="00000000" w:rsidRPr="00000000" w14:paraId="000002D8">
      <w:pPr>
        <w:pStyle w:val="Heading2"/>
        <w:rPr/>
      </w:pPr>
      <w:bookmarkStart w:colFirst="0" w:colLast="0" w:name="_fzvzot9jlxky" w:id="41"/>
      <w:bookmarkEnd w:id="41"/>
      <w:r w:rsidDel="00000000" w:rsidR="00000000" w:rsidRPr="00000000">
        <w:rPr>
          <w:rtl w:val="0"/>
        </w:rPr>
        <w:t xml:space="preserve">Results</w:t>
      </w:r>
    </w:p>
    <w:p w:rsidR="00000000" w:rsidDel="00000000" w:rsidP="00000000" w:rsidRDefault="00000000" w:rsidRPr="00000000" w14:paraId="000002D9">
      <w:pPr>
        <w:rPr/>
      </w:pPr>
      <w:r w:rsidDel="00000000" w:rsidR="00000000" w:rsidRPr="00000000">
        <w:rPr>
          <w:rtl w:val="0"/>
        </w:rPr>
        <w:t xml:space="preserve">When filtered for temperature at or above 19°C, the months consistently meeting this threshold, the months of May - October were selected. Table XX shows the qualitative change in baseline for each region of each scenario for the months meeting these temperature thresholds during the modeled run.</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Table XX. Qualitative results of observation of water age change from baseline.</w:t>
      </w:r>
    </w:p>
    <w:tbl>
      <w:tblPr>
        <w:tblStyle w:val="Table6"/>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245"/>
        <w:gridCol w:w="1245"/>
        <w:gridCol w:w="1245"/>
        <w:gridCol w:w="1245"/>
        <w:gridCol w:w="2190"/>
        <w:gridCol w:w="1470"/>
        <w:tblGridChange w:id="0">
          <w:tblGrid>
            <w:gridCol w:w="1245"/>
            <w:gridCol w:w="1245"/>
            <w:gridCol w:w="1245"/>
            <w:gridCol w:w="1245"/>
            <w:gridCol w:w="1245"/>
            <w:gridCol w:w="2190"/>
            <w:gridCol w:w="1470"/>
          </w:tblGrid>
        </w:tblGridChange>
      </w:tblGrid>
      <w:tr>
        <w:trPr>
          <w:cantSplit w:val="0"/>
          <w:trHeight w:val="54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October 2018</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DD">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Scenario</w:t>
            </w:r>
            <w:r w:rsidDel="00000000" w:rsidR="00000000" w:rsidRPr="00000000">
              <w:rPr>
                <w:rtl w:val="0"/>
              </w:rPr>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DE">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Suisun</w:t>
            </w:r>
            <w:r w:rsidDel="00000000" w:rsidR="00000000" w:rsidRPr="00000000">
              <w:rPr>
                <w:rtl w:val="0"/>
              </w:rPr>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DF">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Franks Tract</w:t>
            </w:r>
            <w:r w:rsidDel="00000000" w:rsidR="00000000" w:rsidRPr="00000000">
              <w:rPr>
                <w:rtl w:val="0"/>
              </w:rPr>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E0">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South Delta</w:t>
            </w:r>
            <w:r w:rsidDel="00000000" w:rsidR="00000000" w:rsidRPr="00000000">
              <w:rPr>
                <w:rtl w:val="0"/>
              </w:rPr>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E1">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McCormack-Williamson Tract</w:t>
            </w:r>
            <w:r w:rsidDel="00000000" w:rsidR="00000000" w:rsidRPr="00000000">
              <w:rPr>
                <w:rtl w:val="0"/>
              </w:rPr>
            </w:r>
          </w:p>
        </w:tc>
        <w:tc>
          <w:tcPr>
            <w:tcBorders>
              <w:top w:color="000000"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2">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Lindsey-Cache Slough</w:t>
            </w:r>
            <w:r w:rsidDel="00000000" w:rsidR="00000000" w:rsidRPr="00000000">
              <w:rPr>
                <w:rtl w:val="0"/>
              </w:rPr>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NGW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 slight decrease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moderate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BAF</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extreme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moderate decrease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r>
      <w:tr>
        <w:trPr>
          <w:cantSplit w:val="0"/>
          <w:trHeight w:val="78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ECO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 moderate decrease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moderate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COR</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decrease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significant increase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increase, slight decrease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moderate increase</w:t>
            </w:r>
          </w:p>
        </w:tc>
      </w:tr>
      <w:tr>
        <w:trPr>
          <w:cantSplit w:val="0"/>
          <w:trHeight w:val="315" w:hRule="atLeast"/>
          <w:tblHeader w:val="0"/>
        </w:trPr>
        <w:tc>
          <w:tcPr>
            <w:tcBorders>
              <w:top w:color="cccccc" w:space="0" w:sz="6" w:val="single"/>
              <w:left w:color="000000"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5">
            <w:pPr>
              <w:rPr>
                <w:rFonts w:ascii="Arial" w:cs="Arial" w:eastAsia="Arial" w:hAnsi="Arial"/>
                <w:sz w:val="20"/>
                <w:szCs w:val="20"/>
              </w:rPr>
            </w:pPr>
            <w:r w:rsidDel="00000000" w:rsidR="00000000" w:rsidRPr="00000000">
              <w:rPr>
                <w:rtl w:val="0"/>
              </w:rPr>
            </w:r>
          </w:p>
        </w:tc>
      </w:tr>
      <w:tr>
        <w:trPr>
          <w:cantSplit w:val="0"/>
          <w:trHeight w:val="54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May 2019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7">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Scenario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8">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Suisun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9">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Franks Tract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A">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South Delta Delta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B">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McCormack-Williamson Tract</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C">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Lindsey-Cache Slough</w:t>
            </w:r>
            <w:r w:rsidDel="00000000" w:rsidR="00000000" w:rsidRPr="00000000">
              <w:rPr>
                <w:rtl w:val="0"/>
              </w:rPr>
            </w:r>
          </w:p>
        </w:tc>
      </w:tr>
      <w:tr>
        <w:trPr>
          <w:cantSplit w:val="0"/>
          <w:trHeight w:val="54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NGW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extreme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BAF</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r>
      <w:tr>
        <w:trPr>
          <w:cantSplit w:val="0"/>
          <w:trHeight w:val="54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ECO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extreme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extreme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r>
      <w:tr>
        <w:trPr>
          <w:cantSplit w:val="0"/>
          <w:trHeight w:val="54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COR</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decrease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extreme increase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decrease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extreme increase</w:t>
            </w:r>
          </w:p>
        </w:tc>
      </w:tr>
      <w:tr>
        <w:trPr>
          <w:cantSplit w:val="0"/>
          <w:trHeight w:val="315" w:hRule="atLeast"/>
          <w:tblHeader w:val="0"/>
        </w:trPr>
        <w:tc>
          <w:tcPr>
            <w:tcBorders>
              <w:top w:color="cccccc" w:space="0" w:sz="6" w:val="single"/>
              <w:left w:color="000000"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F">
            <w:pPr>
              <w:rPr>
                <w:rFonts w:ascii="Arial" w:cs="Arial" w:eastAsia="Arial" w:hAnsi="Arial"/>
                <w:sz w:val="20"/>
                <w:szCs w:val="20"/>
              </w:rPr>
            </w:pPr>
            <w:r w:rsidDel="00000000" w:rsidR="00000000" w:rsidRPr="00000000">
              <w:rPr>
                <w:rtl w:val="0"/>
              </w:rPr>
            </w:r>
          </w:p>
        </w:tc>
      </w:tr>
      <w:tr>
        <w:trPr>
          <w:cantSplit w:val="0"/>
          <w:trHeight w:val="54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June 2019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1">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Scenario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2">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Suisun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3">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Franks Tract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4">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South Delta Delta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5">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McCormack-Williamson Tract</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6">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Lindsey-Cache Slough</w:t>
            </w:r>
            <w:r w:rsidDel="00000000" w:rsidR="00000000" w:rsidRPr="00000000">
              <w:rPr>
                <w:rtl w:val="0"/>
              </w:rPr>
            </w:r>
          </w:p>
        </w:tc>
      </w:tr>
      <w:tr>
        <w:trPr>
          <w:cantSplit w:val="0"/>
          <w:trHeight w:val="54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NGW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extreme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BAF</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r>
      <w:tr>
        <w:trPr>
          <w:cantSplit w:val="0"/>
          <w:trHeight w:val="54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ECO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extreme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r>
      <w:tr>
        <w:trPr>
          <w:cantSplit w:val="0"/>
          <w:trHeight w:val="54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COR</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increase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moderate increase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increase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increase</w:t>
            </w:r>
          </w:p>
        </w:tc>
      </w:tr>
      <w:tr>
        <w:trPr>
          <w:cantSplit w:val="0"/>
          <w:trHeight w:val="315" w:hRule="atLeast"/>
          <w:tblHeader w:val="0"/>
        </w:trPr>
        <w:tc>
          <w:tcPr>
            <w:tcBorders>
              <w:top w:color="cccccc" w:space="0" w:sz="6" w:val="single"/>
              <w:left w:color="000000"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9">
            <w:pPr>
              <w:rPr>
                <w:rFonts w:ascii="Arial" w:cs="Arial" w:eastAsia="Arial" w:hAnsi="Arial"/>
                <w:sz w:val="20"/>
                <w:szCs w:val="20"/>
              </w:rPr>
            </w:pPr>
            <w:r w:rsidDel="00000000" w:rsidR="00000000" w:rsidRPr="00000000">
              <w:rPr>
                <w:rtl w:val="0"/>
              </w:rPr>
            </w:r>
          </w:p>
        </w:tc>
      </w:tr>
      <w:tr>
        <w:trPr>
          <w:cantSplit w:val="0"/>
          <w:trHeight w:val="54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July 2019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B">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Scenario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C">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Suisun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D">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Franks Tract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E">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South Delta Delta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F">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McCormack-Williamson Tract</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0">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Lindsey-Cache Slough</w:t>
            </w:r>
            <w:r w:rsidDel="00000000" w:rsidR="00000000" w:rsidRPr="00000000">
              <w:rPr>
                <w:rtl w:val="0"/>
              </w:rPr>
            </w:r>
          </w:p>
        </w:tc>
      </w:tr>
      <w:tr>
        <w:trPr>
          <w:cantSplit w:val="0"/>
          <w:trHeight w:val="54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NGW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increase, slight decrease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significant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BAF</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r>
      <w:tr>
        <w:trPr>
          <w:cantSplit w:val="0"/>
          <w:trHeight w:val="54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ECO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increase, slight decrease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moderate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r>
      <w:tr>
        <w:trPr>
          <w:cantSplit w:val="0"/>
          <w:trHeight w:val="54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COR</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moderate increase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decrease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decrease</w:t>
            </w:r>
          </w:p>
        </w:tc>
      </w:tr>
      <w:tr>
        <w:trPr>
          <w:cantSplit w:val="0"/>
          <w:trHeight w:val="315" w:hRule="atLeast"/>
          <w:tblHeader w:val="0"/>
        </w:trPr>
        <w:tc>
          <w:tcPr>
            <w:tcBorders>
              <w:top w:color="cccccc" w:space="0" w:sz="6" w:val="single"/>
              <w:left w:color="000000"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3">
            <w:pPr>
              <w:rPr>
                <w:rFonts w:ascii="Arial" w:cs="Arial" w:eastAsia="Arial" w:hAnsi="Arial"/>
                <w:sz w:val="20"/>
                <w:szCs w:val="20"/>
              </w:rPr>
            </w:pPr>
            <w:r w:rsidDel="00000000" w:rsidR="00000000" w:rsidRPr="00000000">
              <w:rPr>
                <w:rtl w:val="0"/>
              </w:rPr>
            </w:r>
          </w:p>
        </w:tc>
      </w:tr>
      <w:tr>
        <w:trPr>
          <w:cantSplit w:val="0"/>
          <w:trHeight w:val="54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August 2019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5">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Scenario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6">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Suisun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7">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Franks Tract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8">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South Delta Delta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9">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McCormack-Williamson Tract</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A">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Lindsey-Cache Slough</w:t>
            </w:r>
            <w:r w:rsidDel="00000000" w:rsidR="00000000" w:rsidRPr="00000000">
              <w:rPr>
                <w:rtl w:val="0"/>
              </w:rPr>
            </w:r>
          </w:p>
        </w:tc>
      </w:tr>
      <w:tr>
        <w:trPr>
          <w:cantSplit w:val="0"/>
          <w:trHeight w:val="78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NGW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significant increase, major decrease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moderate increase</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BAF</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r>
      <w:tr>
        <w:trPr>
          <w:cantSplit w:val="0"/>
          <w:trHeight w:val="78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ECO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significant increase, major decrease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r>
      <w:tr>
        <w:trPr>
          <w:cantSplit w:val="0"/>
          <w:trHeight w:val="54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COR</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decrease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decrease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 slight decrease</w:t>
            </w:r>
          </w:p>
        </w:tc>
      </w:tr>
      <w:tr>
        <w:trPr>
          <w:cantSplit w:val="0"/>
          <w:trHeight w:val="315" w:hRule="atLeast"/>
          <w:tblHeader w:val="0"/>
        </w:trPr>
        <w:tc>
          <w:tcPr>
            <w:tcBorders>
              <w:top w:color="cccccc" w:space="0" w:sz="6" w:val="single"/>
              <w:left w:color="000000"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D">
            <w:pPr>
              <w:rPr>
                <w:rFonts w:ascii="Arial" w:cs="Arial" w:eastAsia="Arial" w:hAnsi="Arial"/>
                <w:sz w:val="20"/>
                <w:szCs w:val="20"/>
              </w:rPr>
            </w:pPr>
            <w:r w:rsidDel="00000000" w:rsidR="00000000" w:rsidRPr="00000000">
              <w:rPr>
                <w:rtl w:val="0"/>
              </w:rPr>
            </w:r>
          </w:p>
        </w:tc>
      </w:tr>
      <w:tr>
        <w:trPr>
          <w:cantSplit w:val="0"/>
          <w:trHeight w:val="54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September 2019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F">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Scenario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0">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Suisun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1">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Franks Tract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2">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South Delta Delta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3">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McCormack-Williamson Tract</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4">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Lindsey-Cache Slough</w:t>
            </w:r>
            <w:r w:rsidDel="00000000" w:rsidR="00000000" w:rsidRPr="00000000">
              <w:rPr>
                <w:rtl w:val="0"/>
              </w:rPr>
            </w:r>
          </w:p>
        </w:tc>
      </w:tr>
      <w:tr>
        <w:trPr>
          <w:cantSplit w:val="0"/>
          <w:trHeight w:val="78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NGW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significant increase, major decrease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BAF</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r>
      <w:tr>
        <w:trPr>
          <w:cantSplit w:val="0"/>
          <w:trHeight w:val="100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ECO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moderate increase, significant decrease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r>
      <w:tr>
        <w:trPr>
          <w:cantSplit w:val="0"/>
          <w:trHeight w:val="100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COR</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 slight decrease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moderate increase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moderate increase, moderate decrease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decreae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D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extreme increase</w:t>
            </w:r>
          </w:p>
        </w:tc>
      </w:tr>
      <w:tr>
        <w:trPr>
          <w:cantSplit w:val="0"/>
          <w:trHeight w:val="315" w:hRule="atLeast"/>
          <w:tblHeader w:val="0"/>
        </w:trPr>
        <w:tc>
          <w:tcPr>
            <w:tcBorders>
              <w:top w:color="cccccc" w:space="0" w:sz="6" w:val="single"/>
              <w:left w:color="000000"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D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D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D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D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D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D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D7">
            <w:pPr>
              <w:rPr>
                <w:rFonts w:ascii="Arial" w:cs="Arial" w:eastAsia="Arial" w:hAnsi="Arial"/>
                <w:sz w:val="20"/>
                <w:szCs w:val="20"/>
              </w:rPr>
            </w:pPr>
            <w:r w:rsidDel="00000000" w:rsidR="00000000" w:rsidRPr="00000000">
              <w:rPr>
                <w:rtl w:val="0"/>
              </w:rPr>
            </w:r>
          </w:p>
        </w:tc>
      </w:tr>
      <w:tr>
        <w:trPr>
          <w:cantSplit w:val="0"/>
          <w:trHeight w:val="54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D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October 2019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D9">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Scenario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DA">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Suisun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DB">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Franks Tract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DC">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South Delta Delta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DD">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McCormack-Williamson Tract</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DE">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Lindsey-Cache Slough</w:t>
            </w:r>
            <w:r w:rsidDel="00000000" w:rsidR="00000000" w:rsidRPr="00000000">
              <w:rPr>
                <w:rtl w:val="0"/>
              </w:rPr>
            </w:r>
          </w:p>
        </w:tc>
      </w:tr>
      <w:tr>
        <w:trPr>
          <w:cantSplit w:val="0"/>
          <w:trHeight w:val="100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NGW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significant increase, moderate decrease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significant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moderate increase</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BAF</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r>
      <w:tr>
        <w:trPr>
          <w:cantSplit w:val="0"/>
          <w:trHeight w:val="100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ECO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significant increase, moderate decrease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significant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r>
      <w:tr>
        <w:trPr>
          <w:cantSplit w:val="0"/>
          <w:trHeight w:val="54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COR</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moderate increase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decrease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increase</w:t>
            </w:r>
          </w:p>
        </w:tc>
      </w:tr>
      <w:tr>
        <w:trPr>
          <w:cantSplit w:val="0"/>
          <w:trHeight w:val="315" w:hRule="atLeast"/>
          <w:tblHeader w:val="0"/>
        </w:trPr>
        <w:tc>
          <w:tcPr>
            <w:tcBorders>
              <w:top w:color="cccccc" w:space="0" w:sz="6" w:val="single"/>
              <w:left w:color="000000"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1">
            <w:pPr>
              <w:rPr>
                <w:rFonts w:ascii="Arial" w:cs="Arial" w:eastAsia="Arial" w:hAnsi="Arial"/>
                <w:sz w:val="20"/>
                <w:szCs w:val="20"/>
              </w:rPr>
            </w:pPr>
            <w:r w:rsidDel="00000000" w:rsidR="00000000" w:rsidRPr="00000000">
              <w:rPr>
                <w:rtl w:val="0"/>
              </w:rPr>
            </w:r>
          </w:p>
        </w:tc>
      </w:tr>
      <w:tr>
        <w:trPr>
          <w:cantSplit w:val="0"/>
          <w:trHeight w:val="54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May 2020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3">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Scenario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4">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Suisun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5">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Franks Tract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6">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South Delta Delta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7">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McCormack-Williamson Tract</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8">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Lindsey-Cache Slough</w:t>
            </w:r>
            <w:r w:rsidDel="00000000" w:rsidR="00000000" w:rsidRPr="00000000">
              <w:rPr>
                <w:rtl w:val="0"/>
              </w:rPr>
            </w:r>
          </w:p>
        </w:tc>
      </w:tr>
      <w:tr>
        <w:trPr>
          <w:cantSplit w:val="0"/>
          <w:trHeight w:val="54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0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NGW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increase, slight decrease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moderate increase</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BAF</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r>
      <w:tr>
        <w:trPr>
          <w:cantSplit w:val="0"/>
          <w:trHeight w:val="54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ECO</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increase, slight decrease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increase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increase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r>
      <w:tr>
        <w:trPr>
          <w:cantSplit w:val="0"/>
          <w:trHeight w:val="315" w:hRule="atLeast"/>
          <w:tblHeader w:val="0"/>
        </w:trPr>
        <w:tc>
          <w:tcPr>
            <w:tcBorders>
              <w:top w:color="cccccc" w:space="0" w:sz="6" w:val="single"/>
              <w:left w:color="000000"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2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2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2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2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24">
            <w:pPr>
              <w:rPr>
                <w:rFonts w:ascii="Arial" w:cs="Arial" w:eastAsia="Arial" w:hAnsi="Arial"/>
                <w:sz w:val="20"/>
                <w:szCs w:val="20"/>
              </w:rPr>
            </w:pPr>
            <w:r w:rsidDel="00000000" w:rsidR="00000000" w:rsidRPr="00000000">
              <w:rPr>
                <w:rtl w:val="0"/>
              </w:rPr>
            </w:r>
          </w:p>
        </w:tc>
      </w:tr>
      <w:tr>
        <w:trPr>
          <w:cantSplit w:val="0"/>
          <w:trHeight w:val="54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June 2020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26">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Scenario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27">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Suisun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28">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Franks Tract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29">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South Delta Delta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2A">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McCormack-Williamson Tract</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2B">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Lindsey-Cache Slough</w:t>
            </w:r>
            <w:r w:rsidDel="00000000" w:rsidR="00000000" w:rsidRPr="00000000">
              <w:rPr>
                <w:rtl w:val="0"/>
              </w:rPr>
            </w:r>
          </w:p>
        </w:tc>
      </w:tr>
      <w:tr>
        <w:trPr>
          <w:cantSplit w:val="0"/>
          <w:trHeight w:val="100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2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NGW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2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significant increase, significant decrease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2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3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increase, slight decrease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3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3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moderate increase</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3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BAF</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3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3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3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3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r>
      <w:tr>
        <w:trPr>
          <w:cantSplit w:val="0"/>
          <w:trHeight w:val="100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3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ECO</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significant increase, significant decrease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increase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increase, slight decrease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4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r>
      <w:tr>
        <w:trPr>
          <w:cantSplit w:val="0"/>
          <w:trHeight w:val="315" w:hRule="atLeast"/>
          <w:tblHeader w:val="0"/>
        </w:trPr>
        <w:tc>
          <w:tcPr>
            <w:tcBorders>
              <w:top w:color="cccccc" w:space="0" w:sz="6" w:val="single"/>
              <w:left w:color="000000"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4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4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4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4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4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4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47">
            <w:pPr>
              <w:rPr>
                <w:rFonts w:ascii="Arial" w:cs="Arial" w:eastAsia="Arial" w:hAnsi="Arial"/>
                <w:sz w:val="20"/>
                <w:szCs w:val="20"/>
              </w:rPr>
            </w:pPr>
            <w:r w:rsidDel="00000000" w:rsidR="00000000" w:rsidRPr="00000000">
              <w:rPr>
                <w:rtl w:val="0"/>
              </w:rPr>
            </w:r>
          </w:p>
        </w:tc>
      </w:tr>
      <w:tr>
        <w:trPr>
          <w:cantSplit w:val="0"/>
          <w:trHeight w:val="54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July 2020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49">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Scenario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4A">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Suisun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4B">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Franks Tract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4C">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South Delta Delta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4D">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McCormack-Williamson Tract</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4E">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Lindsey-Cache Slough</w:t>
            </w:r>
            <w:r w:rsidDel="00000000" w:rsidR="00000000" w:rsidRPr="00000000">
              <w:rPr>
                <w:rtl w:val="0"/>
              </w:rPr>
            </w:r>
          </w:p>
        </w:tc>
      </w:tr>
      <w:tr>
        <w:trPr>
          <w:cantSplit w:val="0"/>
          <w:trHeight w:val="78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NGW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5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moderate increase, major decrease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5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5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moderate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5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moderate increase</w:t>
            </w:r>
          </w:p>
        </w:tc>
      </w:tr>
      <w:tr>
        <w:trPr>
          <w:cantSplit w:val="0"/>
          <w:trHeight w:val="54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5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BAF</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5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5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moderate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5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moderate decrease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5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5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r>
      <w:tr>
        <w:trPr>
          <w:cantSplit w:val="0"/>
          <w:trHeight w:val="78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5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ECO</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5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moderate increase, major decrease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increase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r>
      <w:tr>
        <w:trPr>
          <w:cantSplit w:val="0"/>
          <w:trHeight w:val="315" w:hRule="atLeast"/>
          <w:tblHeader w:val="0"/>
        </w:trPr>
        <w:tc>
          <w:tcPr>
            <w:tcBorders>
              <w:top w:color="cccccc" w:space="0" w:sz="6" w:val="single"/>
              <w:left w:color="000000"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A">
            <w:pPr>
              <w:rPr>
                <w:rFonts w:ascii="Arial" w:cs="Arial" w:eastAsia="Arial" w:hAnsi="Arial"/>
                <w:sz w:val="20"/>
                <w:szCs w:val="20"/>
              </w:rPr>
            </w:pPr>
            <w:r w:rsidDel="00000000" w:rsidR="00000000" w:rsidRPr="00000000">
              <w:rPr>
                <w:rtl w:val="0"/>
              </w:rPr>
            </w:r>
          </w:p>
        </w:tc>
      </w:tr>
      <w:tr>
        <w:trPr>
          <w:cantSplit w:val="0"/>
          <w:trHeight w:val="54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August 2020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C">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Scenario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D">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Suisun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E">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Franks Tract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F">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South Delta Delta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0">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McCormack-Williamson Tract</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1">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Lindsey-Cache Slough</w:t>
            </w:r>
            <w:r w:rsidDel="00000000" w:rsidR="00000000" w:rsidRPr="00000000">
              <w:rPr>
                <w:rtl w:val="0"/>
              </w:rPr>
            </w:r>
          </w:p>
        </w:tc>
      </w:tr>
      <w:tr>
        <w:trPr>
          <w:cantSplit w:val="0"/>
          <w:trHeight w:val="78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NGW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moderate increase, major decrease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moderate increase</w:t>
            </w:r>
          </w:p>
        </w:tc>
      </w:tr>
      <w:tr>
        <w:trPr>
          <w:cantSplit w:val="0"/>
          <w:trHeight w:val="54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BAF</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extreme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decrease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r>
      <w:tr>
        <w:trPr>
          <w:cantSplit w:val="0"/>
          <w:trHeight w:val="100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ECO</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moderate increase, extreme decrease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increase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r>
      <w:tr>
        <w:trPr>
          <w:cantSplit w:val="0"/>
          <w:trHeight w:val="315" w:hRule="atLeast"/>
          <w:tblHeader w:val="0"/>
        </w:trPr>
        <w:tc>
          <w:tcPr>
            <w:tcBorders>
              <w:top w:color="cccccc" w:space="0" w:sz="6" w:val="single"/>
              <w:left w:color="000000"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D">
            <w:pPr>
              <w:rPr>
                <w:rFonts w:ascii="Arial" w:cs="Arial" w:eastAsia="Arial" w:hAnsi="Arial"/>
                <w:sz w:val="20"/>
                <w:szCs w:val="20"/>
              </w:rPr>
            </w:pPr>
            <w:r w:rsidDel="00000000" w:rsidR="00000000" w:rsidRPr="00000000">
              <w:rPr>
                <w:rtl w:val="0"/>
              </w:rPr>
            </w:r>
          </w:p>
        </w:tc>
      </w:tr>
      <w:tr>
        <w:trPr>
          <w:cantSplit w:val="0"/>
          <w:trHeight w:val="54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September 2020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F">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Scenario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0">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Suisun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1">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Franks Tract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2">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South Delta Delta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3">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McCormack-Williamson Tract</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4">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Lindsey-Cache Slough</w:t>
            </w:r>
            <w:r w:rsidDel="00000000" w:rsidR="00000000" w:rsidRPr="00000000">
              <w:rPr>
                <w:rtl w:val="0"/>
              </w:rPr>
            </w:r>
          </w:p>
        </w:tc>
      </w:tr>
      <w:tr>
        <w:trPr>
          <w:cantSplit w:val="0"/>
          <w:trHeight w:val="78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NGW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significant increase, slight decrease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moderate increase</w:t>
            </w:r>
          </w:p>
        </w:tc>
      </w:tr>
      <w:tr>
        <w:trPr>
          <w:cantSplit w:val="0"/>
          <w:trHeight w:val="54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BAF</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extreme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decrease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r>
      <w:tr>
        <w:trPr>
          <w:cantSplit w:val="0"/>
          <w:trHeight w:val="78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ECO</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significant increase, slight decrease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increase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r>
      <w:tr>
        <w:trPr>
          <w:cantSplit w:val="0"/>
          <w:trHeight w:val="315" w:hRule="atLeast"/>
          <w:tblHeader w:val="0"/>
        </w:trPr>
        <w:tc>
          <w:tcPr>
            <w:tcBorders>
              <w:top w:color="cccccc" w:space="0" w:sz="6" w:val="single"/>
              <w:left w:color="000000"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0">
            <w:pPr>
              <w:rPr>
                <w:rFonts w:ascii="Arial" w:cs="Arial" w:eastAsia="Arial" w:hAnsi="Arial"/>
                <w:sz w:val="20"/>
                <w:szCs w:val="20"/>
              </w:rPr>
            </w:pPr>
            <w:r w:rsidDel="00000000" w:rsidR="00000000" w:rsidRPr="00000000">
              <w:rPr>
                <w:rtl w:val="0"/>
              </w:rPr>
            </w:r>
          </w:p>
        </w:tc>
      </w:tr>
      <w:tr>
        <w:trPr>
          <w:cantSplit w:val="0"/>
          <w:trHeight w:val="54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October 2020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2">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Scenario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3">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Suisun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4">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Franks Tract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5">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South Delta Delta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6">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McCormack-Williamson Tract</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7">
            <w:pPr>
              <w:jc w:val="cente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Lindsey-Cache Slough</w:t>
            </w:r>
            <w:r w:rsidDel="00000000" w:rsidR="00000000" w:rsidRPr="00000000">
              <w:rPr>
                <w:rtl w:val="0"/>
              </w:rPr>
            </w:r>
          </w:p>
        </w:tc>
      </w:tr>
      <w:tr>
        <w:trPr>
          <w:cantSplit w:val="0"/>
          <w:trHeight w:val="54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NGW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moderate increase</w:t>
            </w:r>
          </w:p>
        </w:tc>
      </w:tr>
      <w:tr>
        <w:trPr>
          <w:cantSplit w:val="0"/>
          <w:trHeight w:val="54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BAF</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extreme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decrease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ECO</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increase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major increase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change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slight increase</w:t>
            </w:r>
          </w:p>
        </w:tc>
      </w:tr>
    </w:tbl>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color w:val="222222"/>
        </w:rPr>
      </w:pPr>
      <w:r w:rsidDel="00000000" w:rsidR="00000000" w:rsidRPr="00000000">
        <w:rPr>
          <w:color w:val="222222"/>
          <w:rtl w:val="0"/>
        </w:rPr>
        <w:t xml:space="preserve">Of the scenarios, New Green Watershed and Eco Machine performed very similarly. This can be attributed to the restoration landscapes; within the Delta, these two scenarios have the same landscape restoration regime. Consequently, these two scenarios perform the “worst” for residence time increases. The increases are visible around the added wetland and marsh changes, as expected.</w:t>
      </w:r>
    </w:p>
    <w:p w:rsidR="00000000" w:rsidDel="00000000" w:rsidP="00000000" w:rsidRDefault="00000000" w:rsidRPr="00000000" w14:paraId="000004CF">
      <w:pPr>
        <w:rPr>
          <w:color w:val="222222"/>
        </w:rPr>
      </w:pPr>
      <w:r w:rsidDel="00000000" w:rsidR="00000000" w:rsidRPr="00000000">
        <w:rPr>
          <w:rtl w:val="0"/>
        </w:rPr>
      </w:r>
    </w:p>
    <w:p w:rsidR="00000000" w:rsidDel="00000000" w:rsidP="00000000" w:rsidRDefault="00000000" w:rsidRPr="00000000" w14:paraId="000004D0">
      <w:pPr>
        <w:rPr/>
      </w:pPr>
      <w:r w:rsidDel="00000000" w:rsidR="00000000" w:rsidRPr="00000000">
        <w:rPr>
          <w:color w:val="222222"/>
          <w:rtl w:val="0"/>
        </w:rPr>
        <w:t xml:space="preserve">Bolster and Fortify performed slightly better than Calling on Reserves. This is attributed to the significant decrease in water age in the South Delta along the freshwater corridor established by levee fortification.</w:t>
      </w:r>
      <w:r w:rsidDel="00000000" w:rsidR="00000000" w:rsidRPr="00000000">
        <w:rPr>
          <w:rtl w:val="0"/>
        </w:rPr>
      </w:r>
    </w:p>
    <w:p w:rsidR="00000000" w:rsidDel="00000000" w:rsidP="00000000" w:rsidRDefault="00000000" w:rsidRPr="00000000" w14:paraId="000004D1">
      <w:pPr>
        <w:pStyle w:val="Heading1"/>
        <w:rPr>
          <w:rFonts w:ascii="Proxima Nova" w:cs="Proxima Nova" w:eastAsia="Proxima Nova" w:hAnsi="Proxima Nova"/>
        </w:rPr>
      </w:pPr>
      <w:bookmarkStart w:colFirst="0" w:colLast="0" w:name="_otqgipfjhfic" w:id="42"/>
      <w:bookmarkEnd w:id="42"/>
      <w:r w:rsidDel="00000000" w:rsidR="00000000" w:rsidRPr="00000000">
        <w:rPr>
          <w:rFonts w:ascii="Proxima Nova" w:cs="Proxima Nova" w:eastAsia="Proxima Nova" w:hAnsi="Proxima Nova"/>
          <w:rtl w:val="0"/>
        </w:rPr>
        <w:t xml:space="preserve">Comparative Scenario Performance Ranking</w:t>
      </w:r>
    </w:p>
    <w:p w:rsidR="00000000" w:rsidDel="00000000" w:rsidP="00000000" w:rsidRDefault="00000000" w:rsidRPr="00000000" w14:paraId="000004D2">
      <w:pPr>
        <w:rPr/>
      </w:pPr>
      <w:r w:rsidDel="00000000" w:rsidR="00000000" w:rsidRPr="00000000">
        <w:rPr>
          <w:rtl w:val="0"/>
        </w:rPr>
        <w:t xml:space="preserve">In order to assess which scenarios performed the most favorably for each of the metrics within this criterion, scenarios were ranked on a comparative scale. The scale ranged from -5 (worst) to 5 (best). As all of the scenarios are compared to baseline, Business As Usual is anchored at 0. Changes in score, in either the positive or negative direction, represent a deviation from baseline conditions. Actual increment of change is dependent on the variability in results.</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4D3">
      <w:pPr>
        <w:pStyle w:val="Heading2"/>
        <w:rPr/>
      </w:pPr>
      <w:bookmarkStart w:colFirst="0" w:colLast="0" w:name="_8nbgi9aff329" w:id="43"/>
      <w:bookmarkEnd w:id="43"/>
      <w:r w:rsidDel="00000000" w:rsidR="00000000" w:rsidRPr="00000000">
        <w:rPr>
          <w:rtl w:val="0"/>
        </w:rPr>
        <w:t xml:space="preserve">Metric: Salinity Impacts to in-Delta Drinking Water</w:t>
      </w:r>
    </w:p>
    <w:p w:rsidR="00000000" w:rsidDel="00000000" w:rsidP="00000000" w:rsidRDefault="00000000" w:rsidRPr="00000000" w14:paraId="000004D4">
      <w:pPr>
        <w:pStyle w:val="Heading3"/>
        <w:rPr/>
      </w:pPr>
      <w:bookmarkStart w:colFirst="0" w:colLast="0" w:name="_pn9pbbcmpg0d" w:id="44"/>
      <w:bookmarkEnd w:id="44"/>
      <w:r w:rsidDel="00000000" w:rsidR="00000000" w:rsidRPr="00000000">
        <w:rPr>
          <w:rtl w:val="0"/>
        </w:rPr>
        <w:t xml:space="preserve">Overall, Total Run</w:t>
      </w:r>
      <w:r w:rsidDel="00000000" w:rsidR="00000000" w:rsidRPr="00000000">
        <w:rPr>
          <w:rtl w:val="0"/>
        </w:rPr>
      </w:r>
    </w:p>
    <w:p w:rsidR="00000000" w:rsidDel="00000000" w:rsidP="00000000" w:rsidRDefault="00000000" w:rsidRPr="00000000" w14:paraId="000004D5">
      <w:pPr>
        <w:pStyle w:val="Heading4"/>
        <w:rPr/>
      </w:pPr>
      <w:bookmarkStart w:colFirst="0" w:colLast="0" w:name="_e85puw981rox" w:id="45"/>
      <w:bookmarkEnd w:id="45"/>
      <w:r w:rsidDel="00000000" w:rsidR="00000000" w:rsidRPr="00000000">
        <w:rPr>
          <w:rtl w:val="0"/>
        </w:rPr>
        <w:t xml:space="preserve">Tiered Outflow Analysis</w:t>
      </w:r>
    </w:p>
    <w:p w:rsidR="00000000" w:rsidDel="00000000" w:rsidP="00000000" w:rsidRDefault="00000000" w:rsidRPr="00000000" w14:paraId="000004D6">
      <w:pPr>
        <w:rPr/>
      </w:pPr>
      <w:r w:rsidDel="00000000" w:rsidR="00000000" w:rsidRPr="00000000">
        <w:rPr>
          <w:rtl w:val="0"/>
        </w:rPr>
        <w:t xml:space="preserve">Among the three tiered outflow runs, the 30% Outflow Increase run performed best across the total percentage of each run exceeding the 1,050 𝜇/cm threshold, as well as percentage of exceedances in moderate and high vulnerability zones.</w:t>
      </w:r>
      <w:r w:rsidDel="00000000" w:rsidR="00000000" w:rsidRPr="00000000">
        <w:rPr>
          <w:vertAlign w:val="superscript"/>
        </w:rPr>
        <w:footnoteReference w:customMarkFollows="0" w:id="2"/>
      </w:r>
      <w:r w:rsidDel="00000000" w:rsidR="00000000" w:rsidRPr="00000000">
        <w:rPr>
          <w:rtl w:val="0"/>
        </w:rPr>
        <w:t xml:space="preserve"> A ranking score was determined for each of the runs (Table 5), given that the Historic Baseline is anchored at 0, and the percentage of the total run exceeding the 1,050 𝜇/cm threshold was as follows:</w:t>
      </w:r>
    </w:p>
    <w:p w:rsidR="00000000" w:rsidDel="00000000" w:rsidP="00000000" w:rsidRDefault="00000000" w:rsidRPr="00000000" w14:paraId="000004D7">
      <w:pPr>
        <w:rPr/>
      </w:pPr>
      <w:r w:rsidDel="00000000" w:rsidR="00000000" w:rsidRPr="00000000">
        <w:rPr>
          <w:rtl w:val="0"/>
        </w:rPr>
        <w:tab/>
      </w:r>
      <w:r w:rsidDel="00000000" w:rsidR="00000000" w:rsidRPr="00000000">
        <w:rPr>
          <w:b w:val="1"/>
          <w:bCs w:val="1"/>
          <w:rtl w:val="0"/>
        </w:rPr>
        <w:t xml:space="preserve">30% Outflow Increase: </w:t>
      </w:r>
      <w:r w:rsidDel="00000000" w:rsidR="00000000" w:rsidRPr="00000000">
        <w:rPr>
          <w:rtl w:val="0"/>
        </w:rPr>
        <w:t xml:space="preserve">8%</w:t>
      </w:r>
    </w:p>
    <w:p w:rsidR="00000000" w:rsidDel="00000000" w:rsidP="00000000" w:rsidRDefault="00000000" w:rsidRPr="00000000" w14:paraId="000004D8">
      <w:pPr>
        <w:ind w:firstLine="720"/>
        <w:rPr/>
      </w:pPr>
      <w:r w:rsidDel="00000000" w:rsidR="00000000" w:rsidRPr="00000000">
        <w:rPr>
          <w:b w:val="1"/>
          <w:bCs w:val="1"/>
          <w:rtl w:val="0"/>
        </w:rPr>
        <w:t xml:space="preserve">Historic Baseline: </w:t>
      </w:r>
      <w:r w:rsidDel="00000000" w:rsidR="00000000" w:rsidRPr="00000000">
        <w:rPr>
          <w:rtl w:val="0"/>
        </w:rPr>
        <w:t xml:space="preserve">27%</w:t>
      </w:r>
    </w:p>
    <w:p w:rsidR="00000000" w:rsidDel="00000000" w:rsidP="00000000" w:rsidRDefault="00000000" w:rsidRPr="00000000" w14:paraId="000004D9">
      <w:pPr>
        <w:rPr/>
      </w:pPr>
      <w:r w:rsidDel="00000000" w:rsidR="00000000" w:rsidRPr="00000000">
        <w:rPr>
          <w:b w:val="1"/>
          <w:bCs w:val="1"/>
          <w:rtl w:val="0"/>
        </w:rPr>
        <w:tab/>
        <w:t xml:space="preserve">10% Outflow Decrease:</w:t>
      </w:r>
      <w:r w:rsidDel="00000000" w:rsidR="00000000" w:rsidRPr="00000000">
        <w:rPr>
          <w:rtl w:val="0"/>
        </w:rPr>
        <w:t xml:space="preserve"> 32%</w:t>
      </w:r>
    </w:p>
    <w:p w:rsidR="00000000" w:rsidDel="00000000" w:rsidP="00000000" w:rsidRDefault="00000000" w:rsidRPr="00000000" w14:paraId="000004DA">
      <w:pPr>
        <w:rPr>
          <w:b w:val="1"/>
          <w:bCs w:val="1"/>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Table 5. Comparative ranking scale results of the tiered outflow runs, for total percentage of run exceedances.</w:t>
      </w:r>
    </w:p>
    <w:tbl>
      <w:tblPr>
        <w:tblStyle w:val="Table7"/>
        <w:tblW w:w="6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900"/>
        <w:gridCol w:w="3330"/>
        <w:tblGridChange w:id="0">
          <w:tblGrid>
            <w:gridCol w:w="2205"/>
            <w:gridCol w:w="900"/>
            <w:gridCol w:w="3330"/>
          </w:tblGrid>
        </w:tblGridChange>
      </w:tblGrid>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4DC">
            <w:pPr>
              <w:widowControl w:val="0"/>
              <w:jc w:val="center"/>
              <w:rPr>
                <w:rFonts w:ascii="Arial" w:cs="Arial" w:eastAsia="Arial" w:hAnsi="Arial"/>
                <w:sz w:val="20"/>
                <w:szCs w:val="20"/>
              </w:rPr>
            </w:pPr>
            <w:r w:rsidDel="00000000" w:rsidR="00000000" w:rsidRPr="00000000">
              <w:rPr>
                <w:sz w:val="20"/>
                <w:szCs w:val="20"/>
                <w:rtl w:val="0"/>
              </w:rPr>
              <w:t xml:space="preserve">Results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4DD">
            <w:pPr>
              <w:widowControl w:val="0"/>
              <w:jc w:val="center"/>
              <w:rPr>
                <w:rFonts w:ascii="Arial" w:cs="Arial" w:eastAsia="Arial" w:hAnsi="Arial"/>
                <w:sz w:val="20"/>
                <w:szCs w:val="20"/>
              </w:rPr>
            </w:pPr>
            <w:r w:rsidDel="00000000" w:rsidR="00000000" w:rsidRPr="00000000">
              <w:rPr>
                <w:sz w:val="20"/>
                <w:szCs w:val="20"/>
                <w:rtl w:val="0"/>
              </w:rPr>
              <w:t xml:space="preserve">Ranking</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4DE">
            <w:pPr>
              <w:widowControl w:val="0"/>
              <w:jc w:val="center"/>
              <w:rPr>
                <w:rFonts w:ascii="Arial" w:cs="Arial" w:eastAsia="Arial" w:hAnsi="Arial"/>
                <w:sz w:val="20"/>
                <w:szCs w:val="20"/>
              </w:rPr>
            </w:pPr>
            <w:r w:rsidDel="00000000" w:rsidR="00000000" w:rsidRPr="00000000">
              <w:rPr>
                <w:sz w:val="20"/>
                <w:szCs w:val="20"/>
                <w:rtl w:val="0"/>
              </w:rPr>
              <w:t xml:space="preserve">Scale: % of Run Exceeding 1,050 𝜇/cm Threshold in Relation to Historic Baseline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4D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4E0">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1">
            <w:pPr>
              <w:widowControl w:val="0"/>
              <w:jc w:val="center"/>
              <w:rPr>
                <w:rFonts w:ascii="Arial" w:cs="Arial" w:eastAsia="Arial" w:hAnsi="Arial"/>
                <w:sz w:val="20"/>
                <w:szCs w:val="20"/>
              </w:rPr>
            </w:pPr>
            <w:r w:rsidDel="00000000" w:rsidR="00000000" w:rsidRPr="00000000">
              <w:rPr>
                <w:rFonts w:ascii="Nova Mono" w:cs="Nova Mono" w:eastAsia="Nova Mono" w:hAnsi="Nova Mono"/>
                <w:sz w:val="20"/>
                <w:szCs w:val="20"/>
                <w:rtl w:val="0"/>
              </w:rPr>
              <w:t xml:space="preserve">≥ 21%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4E2">
            <w:pPr>
              <w:widowControl w:val="0"/>
              <w:jc w:val="center"/>
              <w:rPr>
                <w:rFonts w:ascii="Arial" w:cs="Arial" w:eastAsia="Arial" w:hAnsi="Arial"/>
                <w:sz w:val="20"/>
                <w:szCs w:val="20"/>
              </w:rPr>
            </w:pPr>
            <w:r w:rsidDel="00000000" w:rsidR="00000000" w:rsidRPr="00000000">
              <w:rPr>
                <w:sz w:val="20"/>
                <w:szCs w:val="20"/>
                <w:rtl w:val="0"/>
              </w:rPr>
              <w:t xml:space="preserve">30% Outflow Increase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4E3">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E4">
            <w:pPr>
              <w:widowControl w:val="0"/>
              <w:jc w:val="center"/>
              <w:rPr>
                <w:rFonts w:ascii="Arial" w:cs="Arial" w:eastAsia="Arial" w:hAnsi="Arial"/>
                <w:sz w:val="20"/>
                <w:szCs w:val="20"/>
              </w:rPr>
            </w:pPr>
            <w:r w:rsidDel="00000000" w:rsidR="00000000" w:rsidRPr="00000000">
              <w:rPr>
                <w:sz w:val="20"/>
                <w:szCs w:val="20"/>
                <w:rtl w:val="0"/>
              </w:rPr>
              <w:t xml:space="preserve">16-20%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4E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4E6">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E7">
            <w:pPr>
              <w:widowControl w:val="0"/>
              <w:jc w:val="center"/>
              <w:rPr>
                <w:rFonts w:ascii="Arial" w:cs="Arial" w:eastAsia="Arial" w:hAnsi="Arial"/>
                <w:sz w:val="20"/>
                <w:szCs w:val="20"/>
              </w:rPr>
            </w:pPr>
            <w:r w:rsidDel="00000000" w:rsidR="00000000" w:rsidRPr="00000000">
              <w:rPr>
                <w:sz w:val="20"/>
                <w:szCs w:val="20"/>
                <w:rtl w:val="0"/>
              </w:rPr>
              <w:t xml:space="preserve">11-15%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4E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4E9">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EA">
            <w:pPr>
              <w:widowControl w:val="0"/>
              <w:jc w:val="center"/>
              <w:rPr>
                <w:rFonts w:ascii="Arial" w:cs="Arial" w:eastAsia="Arial" w:hAnsi="Arial"/>
                <w:sz w:val="20"/>
                <w:szCs w:val="20"/>
              </w:rPr>
            </w:pPr>
            <w:r w:rsidDel="00000000" w:rsidR="00000000" w:rsidRPr="00000000">
              <w:rPr>
                <w:sz w:val="20"/>
                <w:szCs w:val="20"/>
                <w:rtl w:val="0"/>
              </w:rPr>
              <w:t xml:space="preserve">6-10%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4E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4EC">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ED">
            <w:pPr>
              <w:widowControl w:val="0"/>
              <w:jc w:val="center"/>
              <w:rPr>
                <w:rFonts w:ascii="Arial" w:cs="Arial" w:eastAsia="Arial" w:hAnsi="Arial"/>
                <w:sz w:val="20"/>
                <w:szCs w:val="20"/>
              </w:rPr>
            </w:pPr>
            <w:r w:rsidDel="00000000" w:rsidR="00000000" w:rsidRPr="00000000">
              <w:rPr>
                <w:sz w:val="20"/>
                <w:szCs w:val="20"/>
                <w:rtl w:val="0"/>
              </w:rPr>
              <w:t xml:space="preserve">1-5% less than Historic Baseline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4EE">
            <w:pPr>
              <w:widowControl w:val="0"/>
              <w:jc w:val="center"/>
              <w:rPr>
                <w:rFonts w:ascii="Arial" w:cs="Arial" w:eastAsia="Arial" w:hAnsi="Arial"/>
                <w:sz w:val="20"/>
                <w:szCs w:val="20"/>
              </w:rPr>
            </w:pPr>
            <w:r w:rsidDel="00000000" w:rsidR="00000000" w:rsidRPr="00000000">
              <w:rPr>
                <w:sz w:val="20"/>
                <w:szCs w:val="20"/>
                <w:rtl w:val="0"/>
              </w:rPr>
              <w:t xml:space="preserve">Historic Baseline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4EF">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F0">
            <w:pPr>
              <w:widowControl w:val="0"/>
              <w:jc w:val="center"/>
              <w:rPr>
                <w:rFonts w:ascii="Arial" w:cs="Arial" w:eastAsia="Arial" w:hAnsi="Arial"/>
                <w:sz w:val="20"/>
                <w:szCs w:val="20"/>
              </w:rPr>
            </w:pPr>
            <w:r w:rsidDel="00000000" w:rsidR="00000000" w:rsidRPr="00000000">
              <w:rPr>
                <w:sz w:val="20"/>
                <w:szCs w:val="20"/>
                <w:rtl w:val="0"/>
              </w:rPr>
              <w:t xml:space="preserve">No deviation from Historic Baseline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4F1">
            <w:pPr>
              <w:widowControl w:val="0"/>
              <w:jc w:val="center"/>
              <w:rPr>
                <w:rFonts w:ascii="Arial" w:cs="Arial" w:eastAsia="Arial" w:hAnsi="Arial"/>
                <w:sz w:val="20"/>
                <w:szCs w:val="20"/>
              </w:rPr>
            </w:pPr>
            <w:r w:rsidDel="00000000" w:rsidR="00000000" w:rsidRPr="00000000">
              <w:rPr>
                <w:sz w:val="20"/>
                <w:szCs w:val="20"/>
                <w:rtl w:val="0"/>
              </w:rPr>
              <w:t xml:space="preserve">10% Outflow Decrease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4F2">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F3">
            <w:pPr>
              <w:widowControl w:val="0"/>
              <w:jc w:val="center"/>
              <w:rPr>
                <w:rFonts w:ascii="Arial" w:cs="Arial" w:eastAsia="Arial" w:hAnsi="Arial"/>
                <w:sz w:val="20"/>
                <w:szCs w:val="20"/>
              </w:rPr>
            </w:pPr>
            <w:r w:rsidDel="00000000" w:rsidR="00000000" w:rsidRPr="00000000">
              <w:rPr>
                <w:sz w:val="20"/>
                <w:szCs w:val="20"/>
                <w:rtl w:val="0"/>
              </w:rPr>
              <w:t xml:space="preserve">1-5% more than Historic Baseline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4F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4F5">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F6">
            <w:pPr>
              <w:widowControl w:val="0"/>
              <w:jc w:val="center"/>
              <w:rPr>
                <w:rFonts w:ascii="Arial" w:cs="Arial" w:eastAsia="Arial" w:hAnsi="Arial"/>
                <w:sz w:val="20"/>
                <w:szCs w:val="20"/>
              </w:rPr>
            </w:pPr>
            <w:r w:rsidDel="00000000" w:rsidR="00000000" w:rsidRPr="00000000">
              <w:rPr>
                <w:sz w:val="20"/>
                <w:szCs w:val="20"/>
                <w:rtl w:val="0"/>
              </w:rPr>
              <w:t xml:space="preserve">6-10% more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4F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4F8">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F9">
            <w:pPr>
              <w:widowControl w:val="0"/>
              <w:jc w:val="center"/>
              <w:rPr>
                <w:rFonts w:ascii="Arial" w:cs="Arial" w:eastAsia="Arial" w:hAnsi="Arial"/>
                <w:sz w:val="20"/>
                <w:szCs w:val="20"/>
              </w:rPr>
            </w:pPr>
            <w:r w:rsidDel="00000000" w:rsidR="00000000" w:rsidRPr="00000000">
              <w:rPr>
                <w:sz w:val="20"/>
                <w:szCs w:val="20"/>
                <w:rtl w:val="0"/>
              </w:rPr>
              <w:t xml:space="preserve">11-15% more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4F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4FB">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FC">
            <w:pPr>
              <w:widowControl w:val="0"/>
              <w:jc w:val="center"/>
              <w:rPr>
                <w:rFonts w:ascii="Arial" w:cs="Arial" w:eastAsia="Arial" w:hAnsi="Arial"/>
                <w:sz w:val="20"/>
                <w:szCs w:val="20"/>
              </w:rPr>
            </w:pPr>
            <w:r w:rsidDel="00000000" w:rsidR="00000000" w:rsidRPr="00000000">
              <w:rPr>
                <w:sz w:val="20"/>
                <w:szCs w:val="20"/>
                <w:rtl w:val="0"/>
              </w:rPr>
              <w:t xml:space="preserve">16-20% more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4F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4FE">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F">
            <w:pPr>
              <w:widowControl w:val="0"/>
              <w:jc w:val="center"/>
              <w:rPr>
                <w:rFonts w:ascii="Arial" w:cs="Arial" w:eastAsia="Arial" w:hAnsi="Arial"/>
                <w:sz w:val="20"/>
                <w:szCs w:val="20"/>
              </w:rPr>
            </w:pPr>
            <w:r w:rsidDel="00000000" w:rsidR="00000000" w:rsidRPr="00000000">
              <w:rPr>
                <w:rFonts w:ascii="Nova Mono" w:cs="Nova Mono" w:eastAsia="Nova Mono" w:hAnsi="Nova Mono"/>
                <w:sz w:val="20"/>
                <w:szCs w:val="20"/>
                <w:rtl w:val="0"/>
              </w:rPr>
              <w:t xml:space="preserve">≥ 21% more</w:t>
            </w:r>
            <w:r w:rsidDel="00000000" w:rsidR="00000000" w:rsidRPr="00000000">
              <w:rPr>
                <w:rtl w:val="0"/>
              </w:rPr>
            </w:r>
          </w:p>
        </w:tc>
      </w:tr>
    </w:tbl>
    <w:p w:rsidR="00000000" w:rsidDel="00000000" w:rsidP="00000000" w:rsidRDefault="00000000" w:rsidRPr="00000000" w14:paraId="00000500">
      <w:pPr>
        <w:rPr>
          <w:b w:val="1"/>
          <w:bCs w:val="1"/>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For the total percentage of run exceedances, with Historic Baseline anchored at 0, the 30% Outflow Increase run scored 4, while the 10% Outflow Decrease run scored -1.</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Table 6 depicts the comparative ranking scores for the runs for the percentage of run in moderate vulnerability zones exceeding the 1,050 𝜇/cm threshold:</w:t>
      </w:r>
    </w:p>
    <w:p w:rsidR="00000000" w:rsidDel="00000000" w:rsidP="00000000" w:rsidRDefault="00000000" w:rsidRPr="00000000" w14:paraId="00000504">
      <w:pPr>
        <w:rPr/>
      </w:pPr>
      <w:r w:rsidDel="00000000" w:rsidR="00000000" w:rsidRPr="00000000">
        <w:rPr>
          <w:rtl w:val="0"/>
        </w:rPr>
        <w:tab/>
      </w:r>
      <w:r w:rsidDel="00000000" w:rsidR="00000000" w:rsidRPr="00000000">
        <w:rPr>
          <w:b w:val="1"/>
          <w:bCs w:val="1"/>
          <w:rtl w:val="0"/>
        </w:rPr>
        <w:t xml:space="preserve">30% Outflow Increase: </w:t>
      </w:r>
      <w:r w:rsidDel="00000000" w:rsidR="00000000" w:rsidRPr="00000000">
        <w:rPr>
          <w:rtl w:val="0"/>
        </w:rPr>
        <w:t xml:space="preserve">1%</w:t>
      </w:r>
    </w:p>
    <w:p w:rsidR="00000000" w:rsidDel="00000000" w:rsidP="00000000" w:rsidRDefault="00000000" w:rsidRPr="00000000" w14:paraId="00000505">
      <w:pPr>
        <w:ind w:firstLine="720"/>
        <w:rPr/>
      </w:pPr>
      <w:r w:rsidDel="00000000" w:rsidR="00000000" w:rsidRPr="00000000">
        <w:rPr>
          <w:b w:val="1"/>
          <w:bCs w:val="1"/>
          <w:rtl w:val="0"/>
        </w:rPr>
        <w:t xml:space="preserve">Historic Baseline: </w:t>
      </w:r>
      <w:r w:rsidDel="00000000" w:rsidR="00000000" w:rsidRPr="00000000">
        <w:rPr>
          <w:rtl w:val="0"/>
        </w:rPr>
        <w:t xml:space="preserve">31%</w:t>
      </w:r>
    </w:p>
    <w:p w:rsidR="00000000" w:rsidDel="00000000" w:rsidP="00000000" w:rsidRDefault="00000000" w:rsidRPr="00000000" w14:paraId="00000506">
      <w:pPr>
        <w:rPr>
          <w:b w:val="1"/>
          <w:bCs w:val="1"/>
        </w:rPr>
      </w:pPr>
      <w:r w:rsidDel="00000000" w:rsidR="00000000" w:rsidRPr="00000000">
        <w:rPr>
          <w:b w:val="1"/>
          <w:bCs w:val="1"/>
          <w:rtl w:val="0"/>
        </w:rPr>
        <w:tab/>
        <w:t xml:space="preserve">10% Outflow Decrease: 41%</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b w:val="1"/>
          <w:bCs w:val="1"/>
        </w:rPr>
      </w:pPr>
      <w:r w:rsidDel="00000000" w:rsidR="00000000" w:rsidRPr="00000000">
        <w:rPr>
          <w:rtl w:val="0"/>
        </w:rPr>
        <w:t xml:space="preserve">Table 6. Comparative ranking scale results of the tiered outflow runs, for moderate vulnerability zone exceedances.</w:t>
      </w:r>
      <w:r w:rsidDel="00000000" w:rsidR="00000000" w:rsidRPr="00000000">
        <w:rPr>
          <w:rtl w:val="0"/>
        </w:rPr>
      </w:r>
    </w:p>
    <w:tbl>
      <w:tblPr>
        <w:tblStyle w:val="Table8"/>
        <w:tblW w:w="6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900"/>
        <w:gridCol w:w="3330"/>
        <w:tblGridChange w:id="0">
          <w:tblGrid>
            <w:gridCol w:w="2205"/>
            <w:gridCol w:w="900"/>
            <w:gridCol w:w="3330"/>
          </w:tblGrid>
        </w:tblGridChange>
      </w:tblGrid>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509">
            <w:pPr>
              <w:widowControl w:val="0"/>
              <w:jc w:val="center"/>
              <w:rPr>
                <w:rFonts w:ascii="Arial" w:cs="Arial" w:eastAsia="Arial" w:hAnsi="Arial"/>
                <w:sz w:val="20"/>
                <w:szCs w:val="20"/>
              </w:rPr>
            </w:pPr>
            <w:r w:rsidDel="00000000" w:rsidR="00000000" w:rsidRPr="00000000">
              <w:rPr>
                <w:sz w:val="20"/>
                <w:szCs w:val="20"/>
                <w:rtl w:val="0"/>
              </w:rPr>
              <w:t xml:space="preserve">Results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50A">
            <w:pPr>
              <w:widowControl w:val="0"/>
              <w:jc w:val="center"/>
              <w:rPr>
                <w:rFonts w:ascii="Arial" w:cs="Arial" w:eastAsia="Arial" w:hAnsi="Arial"/>
                <w:sz w:val="20"/>
                <w:szCs w:val="20"/>
              </w:rPr>
            </w:pPr>
            <w:r w:rsidDel="00000000" w:rsidR="00000000" w:rsidRPr="00000000">
              <w:rPr>
                <w:sz w:val="20"/>
                <w:szCs w:val="20"/>
                <w:rtl w:val="0"/>
              </w:rPr>
              <w:t xml:space="preserve">Ranking</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50B">
            <w:pPr>
              <w:widowControl w:val="0"/>
              <w:jc w:val="center"/>
              <w:rPr>
                <w:rFonts w:ascii="Arial" w:cs="Arial" w:eastAsia="Arial" w:hAnsi="Arial"/>
                <w:sz w:val="20"/>
                <w:szCs w:val="20"/>
              </w:rPr>
            </w:pPr>
            <w:r w:rsidDel="00000000" w:rsidR="00000000" w:rsidRPr="00000000">
              <w:rPr>
                <w:sz w:val="20"/>
                <w:szCs w:val="20"/>
                <w:rtl w:val="0"/>
              </w:rPr>
              <w:t xml:space="preserve">Scale: % of Run in Moderate Vulnerability Zones Exceeding 1,050 𝜇/cm Threshold in Relation to Historic Baseline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0C">
            <w:pPr>
              <w:widowControl w:val="0"/>
              <w:jc w:val="center"/>
              <w:rPr>
                <w:rFonts w:ascii="Arial" w:cs="Arial" w:eastAsia="Arial" w:hAnsi="Arial"/>
                <w:sz w:val="20"/>
                <w:szCs w:val="20"/>
              </w:rPr>
            </w:pPr>
            <w:r w:rsidDel="00000000" w:rsidR="00000000" w:rsidRPr="00000000">
              <w:rPr>
                <w:sz w:val="20"/>
                <w:szCs w:val="20"/>
                <w:rtl w:val="0"/>
              </w:rPr>
              <w:t xml:space="preserve">30% Outflow Increase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0D">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0E">
            <w:pPr>
              <w:widowControl w:val="0"/>
              <w:jc w:val="center"/>
              <w:rPr>
                <w:rFonts w:ascii="Arial" w:cs="Arial" w:eastAsia="Arial" w:hAnsi="Arial"/>
                <w:sz w:val="20"/>
                <w:szCs w:val="20"/>
              </w:rPr>
            </w:pPr>
            <w:r w:rsidDel="00000000" w:rsidR="00000000" w:rsidRPr="00000000">
              <w:rPr>
                <w:rFonts w:ascii="Nova Mono" w:cs="Nova Mono" w:eastAsia="Nova Mono" w:hAnsi="Nova Mono"/>
                <w:sz w:val="20"/>
                <w:szCs w:val="20"/>
                <w:rtl w:val="0"/>
              </w:rPr>
              <w:t xml:space="preserve">≥ 21%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10">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1">
            <w:pPr>
              <w:widowControl w:val="0"/>
              <w:jc w:val="center"/>
              <w:rPr>
                <w:rFonts w:ascii="Arial" w:cs="Arial" w:eastAsia="Arial" w:hAnsi="Arial"/>
                <w:sz w:val="20"/>
                <w:szCs w:val="20"/>
              </w:rPr>
            </w:pPr>
            <w:r w:rsidDel="00000000" w:rsidR="00000000" w:rsidRPr="00000000">
              <w:rPr>
                <w:sz w:val="20"/>
                <w:szCs w:val="20"/>
                <w:rtl w:val="0"/>
              </w:rPr>
              <w:t xml:space="preserve">16-20%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1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13">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4">
            <w:pPr>
              <w:widowControl w:val="0"/>
              <w:jc w:val="center"/>
              <w:rPr>
                <w:rFonts w:ascii="Arial" w:cs="Arial" w:eastAsia="Arial" w:hAnsi="Arial"/>
                <w:sz w:val="20"/>
                <w:szCs w:val="20"/>
              </w:rPr>
            </w:pPr>
            <w:r w:rsidDel="00000000" w:rsidR="00000000" w:rsidRPr="00000000">
              <w:rPr>
                <w:sz w:val="20"/>
                <w:szCs w:val="20"/>
                <w:rtl w:val="0"/>
              </w:rPr>
              <w:t xml:space="preserve">11-15%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1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16">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7">
            <w:pPr>
              <w:widowControl w:val="0"/>
              <w:jc w:val="center"/>
              <w:rPr>
                <w:rFonts w:ascii="Arial" w:cs="Arial" w:eastAsia="Arial" w:hAnsi="Arial"/>
                <w:sz w:val="20"/>
                <w:szCs w:val="20"/>
              </w:rPr>
            </w:pPr>
            <w:r w:rsidDel="00000000" w:rsidR="00000000" w:rsidRPr="00000000">
              <w:rPr>
                <w:sz w:val="20"/>
                <w:szCs w:val="20"/>
                <w:rtl w:val="0"/>
              </w:rPr>
              <w:t xml:space="preserve">6-10%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1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19">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A">
            <w:pPr>
              <w:widowControl w:val="0"/>
              <w:jc w:val="center"/>
              <w:rPr>
                <w:rFonts w:ascii="Arial" w:cs="Arial" w:eastAsia="Arial" w:hAnsi="Arial"/>
                <w:sz w:val="20"/>
                <w:szCs w:val="20"/>
              </w:rPr>
            </w:pPr>
            <w:r w:rsidDel="00000000" w:rsidR="00000000" w:rsidRPr="00000000">
              <w:rPr>
                <w:sz w:val="20"/>
                <w:szCs w:val="20"/>
                <w:rtl w:val="0"/>
              </w:rPr>
              <w:t xml:space="preserve">1-5% less than Historic Baseline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1B">
            <w:pPr>
              <w:widowControl w:val="0"/>
              <w:jc w:val="center"/>
              <w:rPr>
                <w:rFonts w:ascii="Arial" w:cs="Arial" w:eastAsia="Arial" w:hAnsi="Arial"/>
                <w:sz w:val="20"/>
                <w:szCs w:val="20"/>
              </w:rPr>
            </w:pPr>
            <w:r w:rsidDel="00000000" w:rsidR="00000000" w:rsidRPr="00000000">
              <w:rPr>
                <w:sz w:val="20"/>
                <w:szCs w:val="20"/>
                <w:rtl w:val="0"/>
              </w:rPr>
              <w:t xml:space="preserve">Historic Baseline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1C">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D">
            <w:pPr>
              <w:widowControl w:val="0"/>
              <w:jc w:val="center"/>
              <w:rPr>
                <w:rFonts w:ascii="Arial" w:cs="Arial" w:eastAsia="Arial" w:hAnsi="Arial"/>
                <w:sz w:val="20"/>
                <w:szCs w:val="20"/>
              </w:rPr>
            </w:pPr>
            <w:r w:rsidDel="00000000" w:rsidR="00000000" w:rsidRPr="00000000">
              <w:rPr>
                <w:sz w:val="20"/>
                <w:szCs w:val="20"/>
                <w:rtl w:val="0"/>
              </w:rPr>
              <w:t xml:space="preserve">No deviation from Historic Baseline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1F">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20">
            <w:pPr>
              <w:widowControl w:val="0"/>
              <w:jc w:val="center"/>
              <w:rPr>
                <w:rFonts w:ascii="Arial" w:cs="Arial" w:eastAsia="Arial" w:hAnsi="Arial"/>
                <w:sz w:val="20"/>
                <w:szCs w:val="20"/>
              </w:rPr>
            </w:pPr>
            <w:r w:rsidDel="00000000" w:rsidR="00000000" w:rsidRPr="00000000">
              <w:rPr>
                <w:sz w:val="20"/>
                <w:szCs w:val="20"/>
                <w:rtl w:val="0"/>
              </w:rPr>
              <w:t xml:space="preserve">1-5% more than Historic Baseline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21">
            <w:pPr>
              <w:widowControl w:val="0"/>
              <w:jc w:val="center"/>
              <w:rPr>
                <w:rFonts w:ascii="Arial" w:cs="Arial" w:eastAsia="Arial" w:hAnsi="Arial"/>
                <w:sz w:val="20"/>
                <w:szCs w:val="20"/>
              </w:rPr>
            </w:pPr>
            <w:r w:rsidDel="00000000" w:rsidR="00000000" w:rsidRPr="00000000">
              <w:rPr>
                <w:sz w:val="20"/>
                <w:szCs w:val="20"/>
                <w:rtl w:val="0"/>
              </w:rPr>
              <w:t xml:space="preserve">10% Outflow Decrease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22">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23">
            <w:pPr>
              <w:widowControl w:val="0"/>
              <w:jc w:val="center"/>
              <w:rPr>
                <w:rFonts w:ascii="Arial" w:cs="Arial" w:eastAsia="Arial" w:hAnsi="Arial"/>
                <w:sz w:val="20"/>
                <w:szCs w:val="20"/>
              </w:rPr>
            </w:pPr>
            <w:r w:rsidDel="00000000" w:rsidR="00000000" w:rsidRPr="00000000">
              <w:rPr>
                <w:sz w:val="20"/>
                <w:szCs w:val="20"/>
                <w:rtl w:val="0"/>
              </w:rPr>
              <w:t xml:space="preserve">6-10% more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2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25">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26">
            <w:pPr>
              <w:widowControl w:val="0"/>
              <w:jc w:val="center"/>
              <w:rPr>
                <w:rFonts w:ascii="Arial" w:cs="Arial" w:eastAsia="Arial" w:hAnsi="Arial"/>
                <w:sz w:val="20"/>
                <w:szCs w:val="20"/>
              </w:rPr>
            </w:pPr>
            <w:r w:rsidDel="00000000" w:rsidR="00000000" w:rsidRPr="00000000">
              <w:rPr>
                <w:sz w:val="20"/>
                <w:szCs w:val="20"/>
                <w:rtl w:val="0"/>
              </w:rPr>
              <w:t xml:space="preserve">11-15% more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2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28">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29">
            <w:pPr>
              <w:widowControl w:val="0"/>
              <w:jc w:val="center"/>
              <w:rPr>
                <w:rFonts w:ascii="Arial" w:cs="Arial" w:eastAsia="Arial" w:hAnsi="Arial"/>
                <w:sz w:val="20"/>
                <w:szCs w:val="20"/>
              </w:rPr>
            </w:pPr>
            <w:r w:rsidDel="00000000" w:rsidR="00000000" w:rsidRPr="00000000">
              <w:rPr>
                <w:sz w:val="20"/>
                <w:szCs w:val="20"/>
                <w:rtl w:val="0"/>
              </w:rPr>
              <w:t xml:space="preserve">16-20% more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2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2B">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2C">
            <w:pPr>
              <w:widowControl w:val="0"/>
              <w:jc w:val="center"/>
              <w:rPr>
                <w:rFonts w:ascii="Arial" w:cs="Arial" w:eastAsia="Arial" w:hAnsi="Arial"/>
                <w:sz w:val="20"/>
                <w:szCs w:val="20"/>
              </w:rPr>
            </w:pPr>
            <w:r w:rsidDel="00000000" w:rsidR="00000000" w:rsidRPr="00000000">
              <w:rPr>
                <w:rFonts w:ascii="Nova Mono" w:cs="Nova Mono" w:eastAsia="Nova Mono" w:hAnsi="Nova Mono"/>
                <w:sz w:val="20"/>
                <w:szCs w:val="20"/>
                <w:rtl w:val="0"/>
              </w:rPr>
              <w:t xml:space="preserve">≥ 21% more</w:t>
            </w:r>
            <w:r w:rsidDel="00000000" w:rsidR="00000000" w:rsidRPr="00000000">
              <w:rPr>
                <w:rtl w:val="0"/>
              </w:rPr>
            </w:r>
          </w:p>
        </w:tc>
      </w:tr>
    </w:tbl>
    <w:p w:rsidR="00000000" w:rsidDel="00000000" w:rsidP="00000000" w:rsidRDefault="00000000" w:rsidRPr="00000000" w14:paraId="0000052D">
      <w:pPr>
        <w:rPr>
          <w:b w:val="1"/>
          <w:bCs w:val="1"/>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For threshold exceedances in moderate vulnerability zones, with Historic Baseline anchored at 0, the 30% Outflow Increase run scored 5, while the 10% Outflow Decrease run scored -2.</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Table 7 depicts the comparative ranking scores for the runs for the percentage of run in high vulnerability zones exceeding the 1,050 𝜇/cm threshold:</w:t>
      </w:r>
    </w:p>
    <w:p w:rsidR="00000000" w:rsidDel="00000000" w:rsidP="00000000" w:rsidRDefault="00000000" w:rsidRPr="00000000" w14:paraId="00000531">
      <w:pPr>
        <w:rPr/>
      </w:pPr>
      <w:r w:rsidDel="00000000" w:rsidR="00000000" w:rsidRPr="00000000">
        <w:rPr>
          <w:rtl w:val="0"/>
        </w:rPr>
        <w:tab/>
      </w:r>
      <w:r w:rsidDel="00000000" w:rsidR="00000000" w:rsidRPr="00000000">
        <w:rPr>
          <w:b w:val="1"/>
          <w:bCs w:val="1"/>
          <w:rtl w:val="0"/>
        </w:rPr>
        <w:t xml:space="preserve">30% Outflow Increase: </w:t>
      </w:r>
      <w:r w:rsidDel="00000000" w:rsidR="00000000" w:rsidRPr="00000000">
        <w:rPr>
          <w:rtl w:val="0"/>
        </w:rPr>
        <w:t xml:space="preserve">11%</w:t>
      </w:r>
    </w:p>
    <w:p w:rsidR="00000000" w:rsidDel="00000000" w:rsidP="00000000" w:rsidRDefault="00000000" w:rsidRPr="00000000" w14:paraId="00000532">
      <w:pPr>
        <w:ind w:firstLine="720"/>
        <w:rPr/>
      </w:pPr>
      <w:r w:rsidDel="00000000" w:rsidR="00000000" w:rsidRPr="00000000">
        <w:rPr>
          <w:b w:val="1"/>
          <w:bCs w:val="1"/>
          <w:rtl w:val="0"/>
        </w:rPr>
        <w:t xml:space="preserve">Historic Baseline: </w:t>
      </w:r>
      <w:r w:rsidDel="00000000" w:rsidR="00000000" w:rsidRPr="00000000">
        <w:rPr>
          <w:rtl w:val="0"/>
        </w:rPr>
        <w:t xml:space="preserve">28%</w:t>
      </w:r>
    </w:p>
    <w:p w:rsidR="00000000" w:rsidDel="00000000" w:rsidP="00000000" w:rsidRDefault="00000000" w:rsidRPr="00000000" w14:paraId="00000533">
      <w:pPr>
        <w:rPr/>
      </w:pPr>
      <w:r w:rsidDel="00000000" w:rsidR="00000000" w:rsidRPr="00000000">
        <w:rPr>
          <w:b w:val="1"/>
          <w:bCs w:val="1"/>
          <w:rtl w:val="0"/>
        </w:rPr>
        <w:tab/>
        <w:t xml:space="preserve">10% Outflow Decrease:</w:t>
      </w:r>
      <w:r w:rsidDel="00000000" w:rsidR="00000000" w:rsidRPr="00000000">
        <w:rPr>
          <w:rtl w:val="0"/>
        </w:rPr>
        <w:t xml:space="preserve"> 32%</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Table 7. Comparative ranking scale results of the tiered outflow runs, for high vulnerability zone exceedances.</w:t>
      </w:r>
    </w:p>
    <w:tbl>
      <w:tblPr>
        <w:tblStyle w:val="Table9"/>
        <w:tblW w:w="6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900"/>
        <w:gridCol w:w="3330"/>
        <w:tblGridChange w:id="0">
          <w:tblGrid>
            <w:gridCol w:w="2205"/>
            <w:gridCol w:w="900"/>
            <w:gridCol w:w="3330"/>
          </w:tblGrid>
        </w:tblGridChange>
      </w:tblGrid>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536">
            <w:pPr>
              <w:widowControl w:val="0"/>
              <w:jc w:val="center"/>
              <w:rPr>
                <w:rFonts w:ascii="Arial" w:cs="Arial" w:eastAsia="Arial" w:hAnsi="Arial"/>
                <w:sz w:val="20"/>
                <w:szCs w:val="20"/>
              </w:rPr>
            </w:pPr>
            <w:r w:rsidDel="00000000" w:rsidR="00000000" w:rsidRPr="00000000">
              <w:rPr>
                <w:sz w:val="20"/>
                <w:szCs w:val="20"/>
                <w:rtl w:val="0"/>
              </w:rPr>
              <w:t xml:space="preserve">Results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537">
            <w:pPr>
              <w:widowControl w:val="0"/>
              <w:jc w:val="center"/>
              <w:rPr>
                <w:rFonts w:ascii="Arial" w:cs="Arial" w:eastAsia="Arial" w:hAnsi="Arial"/>
                <w:sz w:val="20"/>
                <w:szCs w:val="20"/>
              </w:rPr>
            </w:pPr>
            <w:r w:rsidDel="00000000" w:rsidR="00000000" w:rsidRPr="00000000">
              <w:rPr>
                <w:sz w:val="20"/>
                <w:szCs w:val="20"/>
                <w:rtl w:val="0"/>
              </w:rPr>
              <w:t xml:space="preserve">Ranking</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538">
            <w:pPr>
              <w:widowControl w:val="0"/>
              <w:jc w:val="center"/>
              <w:rPr>
                <w:rFonts w:ascii="Arial" w:cs="Arial" w:eastAsia="Arial" w:hAnsi="Arial"/>
                <w:sz w:val="20"/>
                <w:szCs w:val="20"/>
              </w:rPr>
            </w:pPr>
            <w:r w:rsidDel="00000000" w:rsidR="00000000" w:rsidRPr="00000000">
              <w:rPr>
                <w:sz w:val="20"/>
                <w:szCs w:val="20"/>
                <w:rtl w:val="0"/>
              </w:rPr>
              <w:t xml:space="preserve">Scale: % of Run in High Vulnerability Zones Exceeding 1,050 𝜇/cm Threshold in Relation to Historic Baseline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3A">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3B">
            <w:pPr>
              <w:widowControl w:val="0"/>
              <w:jc w:val="center"/>
              <w:rPr>
                <w:rFonts w:ascii="Arial" w:cs="Arial" w:eastAsia="Arial" w:hAnsi="Arial"/>
                <w:sz w:val="20"/>
                <w:szCs w:val="20"/>
              </w:rPr>
            </w:pPr>
            <w:r w:rsidDel="00000000" w:rsidR="00000000" w:rsidRPr="00000000">
              <w:rPr>
                <w:rFonts w:ascii="Nova Mono" w:cs="Nova Mono" w:eastAsia="Nova Mono" w:hAnsi="Nova Mono"/>
                <w:sz w:val="20"/>
                <w:szCs w:val="20"/>
                <w:rtl w:val="0"/>
              </w:rPr>
              <w:t xml:space="preserve">≥ 21%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3C">
            <w:pPr>
              <w:widowControl w:val="0"/>
              <w:jc w:val="center"/>
              <w:rPr>
                <w:rFonts w:ascii="Arial" w:cs="Arial" w:eastAsia="Arial" w:hAnsi="Arial"/>
                <w:sz w:val="20"/>
                <w:szCs w:val="20"/>
              </w:rPr>
            </w:pPr>
            <w:r w:rsidDel="00000000" w:rsidR="00000000" w:rsidRPr="00000000">
              <w:rPr>
                <w:sz w:val="20"/>
                <w:szCs w:val="20"/>
                <w:rtl w:val="0"/>
              </w:rPr>
              <w:t xml:space="preserve">30% Outflow Increase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3D">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3E">
            <w:pPr>
              <w:widowControl w:val="0"/>
              <w:jc w:val="center"/>
              <w:rPr>
                <w:rFonts w:ascii="Arial" w:cs="Arial" w:eastAsia="Arial" w:hAnsi="Arial"/>
                <w:sz w:val="20"/>
                <w:szCs w:val="20"/>
              </w:rPr>
            </w:pPr>
            <w:r w:rsidDel="00000000" w:rsidR="00000000" w:rsidRPr="00000000">
              <w:rPr>
                <w:sz w:val="20"/>
                <w:szCs w:val="20"/>
                <w:rtl w:val="0"/>
              </w:rPr>
              <w:t xml:space="preserve">16-20%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3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40">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41">
            <w:pPr>
              <w:widowControl w:val="0"/>
              <w:jc w:val="center"/>
              <w:rPr>
                <w:rFonts w:ascii="Arial" w:cs="Arial" w:eastAsia="Arial" w:hAnsi="Arial"/>
                <w:sz w:val="20"/>
                <w:szCs w:val="20"/>
              </w:rPr>
            </w:pPr>
            <w:r w:rsidDel="00000000" w:rsidR="00000000" w:rsidRPr="00000000">
              <w:rPr>
                <w:sz w:val="20"/>
                <w:szCs w:val="20"/>
                <w:rtl w:val="0"/>
              </w:rPr>
              <w:t xml:space="preserve">11-15%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4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43">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44">
            <w:pPr>
              <w:widowControl w:val="0"/>
              <w:jc w:val="center"/>
              <w:rPr>
                <w:rFonts w:ascii="Arial" w:cs="Arial" w:eastAsia="Arial" w:hAnsi="Arial"/>
                <w:sz w:val="20"/>
                <w:szCs w:val="20"/>
              </w:rPr>
            </w:pPr>
            <w:r w:rsidDel="00000000" w:rsidR="00000000" w:rsidRPr="00000000">
              <w:rPr>
                <w:sz w:val="20"/>
                <w:szCs w:val="20"/>
                <w:rtl w:val="0"/>
              </w:rPr>
              <w:t xml:space="preserve">6-10%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4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46">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47">
            <w:pPr>
              <w:widowControl w:val="0"/>
              <w:jc w:val="center"/>
              <w:rPr>
                <w:rFonts w:ascii="Arial" w:cs="Arial" w:eastAsia="Arial" w:hAnsi="Arial"/>
                <w:sz w:val="20"/>
                <w:szCs w:val="20"/>
              </w:rPr>
            </w:pPr>
            <w:r w:rsidDel="00000000" w:rsidR="00000000" w:rsidRPr="00000000">
              <w:rPr>
                <w:sz w:val="20"/>
                <w:szCs w:val="20"/>
                <w:rtl w:val="0"/>
              </w:rPr>
              <w:t xml:space="preserve">1-5% less than Historic Baseline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48">
            <w:pPr>
              <w:widowControl w:val="0"/>
              <w:jc w:val="center"/>
              <w:rPr>
                <w:rFonts w:ascii="Arial" w:cs="Arial" w:eastAsia="Arial" w:hAnsi="Arial"/>
                <w:sz w:val="20"/>
                <w:szCs w:val="20"/>
              </w:rPr>
            </w:pPr>
            <w:r w:rsidDel="00000000" w:rsidR="00000000" w:rsidRPr="00000000">
              <w:rPr>
                <w:sz w:val="20"/>
                <w:szCs w:val="20"/>
                <w:rtl w:val="0"/>
              </w:rPr>
              <w:t xml:space="preserve">Historic Baseline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49">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4A">
            <w:pPr>
              <w:widowControl w:val="0"/>
              <w:jc w:val="center"/>
              <w:rPr>
                <w:rFonts w:ascii="Arial" w:cs="Arial" w:eastAsia="Arial" w:hAnsi="Arial"/>
                <w:sz w:val="20"/>
                <w:szCs w:val="20"/>
              </w:rPr>
            </w:pPr>
            <w:r w:rsidDel="00000000" w:rsidR="00000000" w:rsidRPr="00000000">
              <w:rPr>
                <w:sz w:val="20"/>
                <w:szCs w:val="20"/>
                <w:rtl w:val="0"/>
              </w:rPr>
              <w:t xml:space="preserve">No deviation from Historic Baseline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10% Outflow Decrease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4C">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4D">
            <w:pPr>
              <w:widowControl w:val="0"/>
              <w:jc w:val="center"/>
              <w:rPr>
                <w:rFonts w:ascii="Arial" w:cs="Arial" w:eastAsia="Arial" w:hAnsi="Arial"/>
                <w:sz w:val="20"/>
                <w:szCs w:val="20"/>
              </w:rPr>
            </w:pPr>
            <w:r w:rsidDel="00000000" w:rsidR="00000000" w:rsidRPr="00000000">
              <w:rPr>
                <w:sz w:val="20"/>
                <w:szCs w:val="20"/>
                <w:rtl w:val="0"/>
              </w:rPr>
              <w:t xml:space="preserve">1-5% more than Historic Baseline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4F">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50">
            <w:pPr>
              <w:widowControl w:val="0"/>
              <w:jc w:val="center"/>
              <w:rPr>
                <w:rFonts w:ascii="Arial" w:cs="Arial" w:eastAsia="Arial" w:hAnsi="Arial"/>
                <w:sz w:val="20"/>
                <w:szCs w:val="20"/>
              </w:rPr>
            </w:pPr>
            <w:r w:rsidDel="00000000" w:rsidR="00000000" w:rsidRPr="00000000">
              <w:rPr>
                <w:sz w:val="20"/>
                <w:szCs w:val="20"/>
                <w:rtl w:val="0"/>
              </w:rPr>
              <w:t xml:space="preserve">6-10% more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5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52">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53">
            <w:pPr>
              <w:widowControl w:val="0"/>
              <w:jc w:val="center"/>
              <w:rPr>
                <w:rFonts w:ascii="Arial" w:cs="Arial" w:eastAsia="Arial" w:hAnsi="Arial"/>
                <w:sz w:val="20"/>
                <w:szCs w:val="20"/>
              </w:rPr>
            </w:pPr>
            <w:r w:rsidDel="00000000" w:rsidR="00000000" w:rsidRPr="00000000">
              <w:rPr>
                <w:sz w:val="20"/>
                <w:szCs w:val="20"/>
                <w:rtl w:val="0"/>
              </w:rPr>
              <w:t xml:space="preserve">11-15% more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5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55">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56">
            <w:pPr>
              <w:widowControl w:val="0"/>
              <w:jc w:val="center"/>
              <w:rPr>
                <w:rFonts w:ascii="Arial" w:cs="Arial" w:eastAsia="Arial" w:hAnsi="Arial"/>
                <w:sz w:val="20"/>
                <w:szCs w:val="20"/>
              </w:rPr>
            </w:pPr>
            <w:r w:rsidDel="00000000" w:rsidR="00000000" w:rsidRPr="00000000">
              <w:rPr>
                <w:sz w:val="20"/>
                <w:szCs w:val="20"/>
                <w:rtl w:val="0"/>
              </w:rPr>
              <w:t xml:space="preserve">16-20% more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5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58">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59">
            <w:pPr>
              <w:widowControl w:val="0"/>
              <w:jc w:val="center"/>
              <w:rPr>
                <w:rFonts w:ascii="Arial" w:cs="Arial" w:eastAsia="Arial" w:hAnsi="Arial"/>
                <w:sz w:val="20"/>
                <w:szCs w:val="20"/>
              </w:rPr>
            </w:pPr>
            <w:r w:rsidDel="00000000" w:rsidR="00000000" w:rsidRPr="00000000">
              <w:rPr>
                <w:rFonts w:ascii="Nova Mono" w:cs="Nova Mono" w:eastAsia="Nova Mono" w:hAnsi="Nova Mono"/>
                <w:sz w:val="20"/>
                <w:szCs w:val="20"/>
                <w:rtl w:val="0"/>
              </w:rPr>
              <w:t xml:space="preserve">≥ 21% more</w:t>
            </w:r>
            <w:r w:rsidDel="00000000" w:rsidR="00000000" w:rsidRPr="00000000">
              <w:rPr>
                <w:rtl w:val="0"/>
              </w:rPr>
            </w:r>
          </w:p>
        </w:tc>
      </w:tr>
    </w:tbl>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For threshold exceedances in high vulnerability zones, with Historic Baseline anchored at 0, the 30% Outflow Increase run scored 4, while the 10% Outflow Decrease run scored -1. Table 8 depicts side-by-side scores for the total run, moderate vulnerability zone, and high vulnerability exceedances.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Table 8. Overall comparative ranking scores.</w:t>
      </w:r>
    </w:p>
    <w:tbl>
      <w:tblPr>
        <w:tblStyle w:val="Table10"/>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cccccc"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55E">
            <w:pPr>
              <w:widowControl w:val="0"/>
              <w:jc w:val="center"/>
              <w:rPr>
                <w:sz w:val="20"/>
                <w:szCs w:val="20"/>
              </w:rPr>
            </w:pPr>
            <w:r w:rsidDel="00000000" w:rsidR="00000000" w:rsidRPr="00000000">
              <w:rPr>
                <w:sz w:val="20"/>
                <w:szCs w:val="20"/>
                <w:rtl w:val="0"/>
              </w:rPr>
              <w:t xml:space="preserve">Run</w:t>
            </w:r>
          </w:p>
        </w:tc>
        <w:tc>
          <w:tcPr>
            <w:gridSpan w:val="3"/>
            <w:tcBorders>
              <w:top w:color="000000" w:space="0" w:sz="6" w:val="single"/>
              <w:left w:color="cccccc" w:space="0" w:sz="6" w:val="single"/>
              <w:bottom w:color="cccccc" w:space="0" w:sz="6" w:val="single"/>
              <w:right w:color="000000"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55F">
            <w:pPr>
              <w:widowControl w:val="0"/>
              <w:jc w:val="center"/>
              <w:rPr>
                <w:rFonts w:ascii="Arial" w:cs="Arial" w:eastAsia="Arial" w:hAnsi="Arial"/>
                <w:sz w:val="20"/>
                <w:szCs w:val="20"/>
              </w:rPr>
            </w:pPr>
            <w:r w:rsidDel="00000000" w:rsidR="00000000" w:rsidRPr="00000000">
              <w:rPr>
                <w:sz w:val="20"/>
                <w:szCs w:val="20"/>
                <w:rtl w:val="0"/>
              </w:rPr>
              <w:t xml:space="preserve">Score</w:t>
            </w:r>
            <w:r w:rsidDel="00000000" w:rsidR="00000000" w:rsidRPr="00000000">
              <w:rPr>
                <w:rtl w:val="0"/>
              </w:rPr>
            </w:r>
          </w:p>
        </w:tc>
      </w:tr>
      <w:tr>
        <w:trPr>
          <w:cantSplit w:val="0"/>
          <w:trHeight w:val="780" w:hRule="atLeast"/>
          <w:tblHeader w:val="0"/>
        </w:trPr>
        <w:tc>
          <w:tcPr>
            <w:vMerge w:val="continue"/>
            <w:tcBorders>
              <w:top w:color="000000" w:space="0" w:sz="6" w:val="single"/>
              <w:left w:color="000000"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563">
            <w:pPr>
              <w:widowControl w:val="0"/>
              <w:jc w:val="center"/>
              <w:rPr>
                <w:rFonts w:ascii="Arial" w:cs="Arial" w:eastAsia="Arial" w:hAnsi="Arial"/>
                <w:sz w:val="20"/>
                <w:szCs w:val="20"/>
              </w:rPr>
            </w:pPr>
            <w:r w:rsidDel="00000000" w:rsidR="00000000" w:rsidRPr="00000000">
              <w:rPr>
                <w:sz w:val="20"/>
                <w:szCs w:val="20"/>
                <w:rtl w:val="0"/>
              </w:rPr>
              <w:t xml:space="preserve">Total Run</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564">
            <w:pPr>
              <w:widowControl w:val="0"/>
              <w:jc w:val="center"/>
              <w:rPr>
                <w:rFonts w:ascii="Arial" w:cs="Arial" w:eastAsia="Arial" w:hAnsi="Arial"/>
                <w:sz w:val="20"/>
                <w:szCs w:val="20"/>
              </w:rPr>
            </w:pPr>
            <w:r w:rsidDel="00000000" w:rsidR="00000000" w:rsidRPr="00000000">
              <w:rPr>
                <w:sz w:val="20"/>
                <w:szCs w:val="20"/>
                <w:rtl w:val="0"/>
              </w:rPr>
              <w:t xml:space="preserve">Moderate Vulnerability Zones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565">
            <w:pPr>
              <w:widowControl w:val="0"/>
              <w:jc w:val="center"/>
              <w:rPr>
                <w:rFonts w:ascii="Arial" w:cs="Arial" w:eastAsia="Arial" w:hAnsi="Arial"/>
                <w:sz w:val="20"/>
                <w:szCs w:val="20"/>
              </w:rPr>
            </w:pPr>
            <w:r w:rsidDel="00000000" w:rsidR="00000000" w:rsidRPr="00000000">
              <w:rPr>
                <w:sz w:val="20"/>
                <w:szCs w:val="20"/>
                <w:rtl w:val="0"/>
              </w:rPr>
              <w:t xml:space="preserve">High Vulnerability Zones</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66">
            <w:pPr>
              <w:widowControl w:val="0"/>
              <w:jc w:val="center"/>
              <w:rPr>
                <w:rFonts w:ascii="Arial" w:cs="Arial" w:eastAsia="Arial" w:hAnsi="Arial"/>
                <w:sz w:val="20"/>
                <w:szCs w:val="20"/>
              </w:rPr>
            </w:pPr>
            <w:r w:rsidDel="00000000" w:rsidR="00000000" w:rsidRPr="00000000">
              <w:rPr>
                <w:sz w:val="20"/>
                <w:szCs w:val="20"/>
                <w:rtl w:val="0"/>
              </w:rPr>
              <w:t xml:space="preserve">30% Outflow Increase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67">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68">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69">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6A">
            <w:pPr>
              <w:widowControl w:val="0"/>
              <w:jc w:val="center"/>
              <w:rPr>
                <w:rFonts w:ascii="Arial" w:cs="Arial" w:eastAsia="Arial" w:hAnsi="Arial"/>
                <w:sz w:val="20"/>
                <w:szCs w:val="20"/>
              </w:rPr>
            </w:pPr>
            <w:r w:rsidDel="00000000" w:rsidR="00000000" w:rsidRPr="00000000">
              <w:rPr>
                <w:sz w:val="20"/>
                <w:szCs w:val="20"/>
                <w:rtl w:val="0"/>
              </w:rPr>
              <w:t xml:space="preserve">Historic Baseline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6B">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6C">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6D">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6E">
            <w:pPr>
              <w:widowControl w:val="0"/>
              <w:jc w:val="center"/>
              <w:rPr>
                <w:rFonts w:ascii="Arial" w:cs="Arial" w:eastAsia="Arial" w:hAnsi="Arial"/>
                <w:sz w:val="20"/>
                <w:szCs w:val="20"/>
              </w:rPr>
            </w:pPr>
            <w:r w:rsidDel="00000000" w:rsidR="00000000" w:rsidRPr="00000000">
              <w:rPr>
                <w:sz w:val="20"/>
                <w:szCs w:val="20"/>
                <w:rtl w:val="0"/>
              </w:rPr>
              <w:t xml:space="preserve">10% Outflow Decrease</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6F">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70">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71">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r>
    </w:tbl>
    <w:p w:rsidR="00000000" w:rsidDel="00000000" w:rsidP="00000000" w:rsidRDefault="00000000" w:rsidRPr="00000000" w14:paraId="00000572">
      <w:pPr>
        <w:pStyle w:val="Heading4"/>
        <w:rPr/>
      </w:pPr>
      <w:bookmarkStart w:colFirst="0" w:colLast="0" w:name="_n0ck3wiq9bep" w:id="46"/>
      <w:bookmarkEnd w:id="46"/>
      <w:r w:rsidDel="00000000" w:rsidR="00000000" w:rsidRPr="00000000">
        <w:rPr>
          <w:rtl w:val="0"/>
        </w:rPr>
        <w:t xml:space="preserve">Adaptation Scenario Analysis</w:t>
      </w:r>
    </w:p>
    <w:p w:rsidR="00000000" w:rsidDel="00000000" w:rsidP="00000000" w:rsidRDefault="00000000" w:rsidRPr="00000000" w14:paraId="00000573">
      <w:pPr>
        <w:rPr/>
      </w:pPr>
      <w:r w:rsidDel="00000000" w:rsidR="00000000" w:rsidRPr="00000000">
        <w:rPr>
          <w:rtl w:val="0"/>
        </w:rPr>
        <w:t xml:space="preserve">Among the adaptation scenario runs, Eco Machine and New Green Watershed performed best across the total percentage of each run exceeding the 1,050 𝜇/cm threshold, as well as percentage of exceedances in moderate and high vulnerability zones.</w:t>
      </w:r>
      <w:r w:rsidDel="00000000" w:rsidR="00000000" w:rsidRPr="00000000">
        <w:rPr>
          <w:vertAlign w:val="superscript"/>
        </w:rPr>
        <w:footnoteReference w:customMarkFollows="0" w:id="3"/>
      </w:r>
      <w:r w:rsidDel="00000000" w:rsidR="00000000" w:rsidRPr="00000000">
        <w:rPr>
          <w:rtl w:val="0"/>
        </w:rPr>
        <w:t xml:space="preserve"> A ranking score was determined for each of the runs (Table 9), given that Business As Usual is anchored at 0, and the percentage of the total run exceeding the 1,050 𝜇/cm threshold was as follows:</w:t>
      </w:r>
    </w:p>
    <w:p w:rsidR="00000000" w:rsidDel="00000000" w:rsidP="00000000" w:rsidRDefault="00000000" w:rsidRPr="00000000" w14:paraId="00000574">
      <w:pPr>
        <w:rPr/>
      </w:pPr>
      <w:r w:rsidDel="00000000" w:rsidR="00000000" w:rsidRPr="00000000">
        <w:rPr>
          <w:rtl w:val="0"/>
        </w:rPr>
        <w:tab/>
      </w:r>
      <w:r w:rsidDel="00000000" w:rsidR="00000000" w:rsidRPr="00000000">
        <w:rPr>
          <w:b w:val="1"/>
          <w:bCs w:val="1"/>
          <w:rtl w:val="0"/>
        </w:rPr>
        <w:t xml:space="preserve">Business As Usual: </w:t>
      </w:r>
      <w:r w:rsidDel="00000000" w:rsidR="00000000" w:rsidRPr="00000000">
        <w:rPr>
          <w:rtl w:val="0"/>
        </w:rPr>
        <w:t xml:space="preserve">9%</w:t>
      </w:r>
    </w:p>
    <w:p w:rsidR="00000000" w:rsidDel="00000000" w:rsidP="00000000" w:rsidRDefault="00000000" w:rsidRPr="00000000" w14:paraId="00000575">
      <w:pPr>
        <w:ind w:firstLine="720"/>
        <w:rPr/>
      </w:pPr>
      <w:r w:rsidDel="00000000" w:rsidR="00000000" w:rsidRPr="00000000">
        <w:rPr>
          <w:b w:val="1"/>
          <w:bCs w:val="1"/>
          <w:rtl w:val="0"/>
        </w:rPr>
        <w:t xml:space="preserve">Bolster and Fortify: </w:t>
      </w:r>
      <w:r w:rsidDel="00000000" w:rsidR="00000000" w:rsidRPr="00000000">
        <w:rPr>
          <w:rtl w:val="0"/>
        </w:rPr>
        <w:t xml:space="preserve">9%</w:t>
      </w:r>
    </w:p>
    <w:p w:rsidR="00000000" w:rsidDel="00000000" w:rsidP="00000000" w:rsidRDefault="00000000" w:rsidRPr="00000000" w14:paraId="00000576">
      <w:pPr>
        <w:rPr/>
      </w:pPr>
      <w:r w:rsidDel="00000000" w:rsidR="00000000" w:rsidRPr="00000000">
        <w:rPr>
          <w:b w:val="1"/>
          <w:bCs w:val="1"/>
          <w:rtl w:val="0"/>
        </w:rPr>
        <w:tab/>
        <w:t xml:space="preserve">Eco Machine:</w:t>
      </w:r>
      <w:r w:rsidDel="00000000" w:rsidR="00000000" w:rsidRPr="00000000">
        <w:rPr>
          <w:rtl w:val="0"/>
        </w:rPr>
        <w:t xml:space="preserve"> 7%</w:t>
      </w:r>
    </w:p>
    <w:p w:rsidR="00000000" w:rsidDel="00000000" w:rsidP="00000000" w:rsidRDefault="00000000" w:rsidRPr="00000000" w14:paraId="00000577">
      <w:pPr>
        <w:rPr/>
      </w:pPr>
      <w:r w:rsidDel="00000000" w:rsidR="00000000" w:rsidRPr="00000000">
        <w:rPr>
          <w:b w:val="1"/>
          <w:bCs w:val="1"/>
          <w:rtl w:val="0"/>
        </w:rPr>
        <w:tab/>
        <w:t xml:space="preserve">New Green Watershed: </w:t>
      </w:r>
      <w:r w:rsidDel="00000000" w:rsidR="00000000" w:rsidRPr="00000000">
        <w:rPr>
          <w:rtl w:val="0"/>
        </w:rPr>
        <w:t xml:space="preserve">7%</w:t>
      </w:r>
    </w:p>
    <w:p w:rsidR="00000000" w:rsidDel="00000000" w:rsidP="00000000" w:rsidRDefault="00000000" w:rsidRPr="00000000" w14:paraId="00000578">
      <w:pPr>
        <w:rPr/>
      </w:pPr>
      <w:r w:rsidDel="00000000" w:rsidR="00000000" w:rsidRPr="00000000">
        <w:rPr>
          <w:b w:val="1"/>
          <w:bCs w:val="1"/>
          <w:rtl w:val="0"/>
        </w:rPr>
        <w:tab/>
        <w:t xml:space="preserve">Calling on Reserves:</w:t>
      </w:r>
      <w:r w:rsidDel="00000000" w:rsidR="00000000" w:rsidRPr="00000000">
        <w:rPr>
          <w:rtl w:val="0"/>
        </w:rPr>
        <w:t xml:space="preserve"> 11%</w:t>
      </w:r>
    </w:p>
    <w:p w:rsidR="00000000" w:rsidDel="00000000" w:rsidP="00000000" w:rsidRDefault="00000000" w:rsidRPr="00000000" w14:paraId="00000579">
      <w:pPr>
        <w:rPr/>
      </w:pPr>
      <w:r w:rsidDel="00000000" w:rsidR="00000000" w:rsidRPr="00000000">
        <w:rPr>
          <w:b w:val="1"/>
          <w:bCs w:val="1"/>
          <w:rtl w:val="0"/>
        </w:rPr>
        <w:tab/>
        <w:t xml:space="preserve">A Tunnel:</w:t>
      </w:r>
      <w:r w:rsidDel="00000000" w:rsidR="00000000" w:rsidRPr="00000000">
        <w:rPr>
          <w:rtl w:val="0"/>
        </w:rPr>
        <w:t xml:space="preserve"> 12%</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Table 9. Comparative ranking scale results of the adaptation scenario runs, for total percentage of run threshold exceedances.</w:t>
      </w:r>
    </w:p>
    <w:tbl>
      <w:tblPr>
        <w:tblStyle w:val="Table11"/>
        <w:tblW w:w="6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500"/>
        <w:gridCol w:w="2685"/>
        <w:tblGridChange w:id="0">
          <w:tblGrid>
            <w:gridCol w:w="2460"/>
            <w:gridCol w:w="1500"/>
            <w:gridCol w:w="2685"/>
          </w:tblGrid>
        </w:tblGridChange>
      </w:tblGrid>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57C">
            <w:pPr>
              <w:widowControl w:val="0"/>
              <w:jc w:val="center"/>
              <w:rPr>
                <w:rFonts w:ascii="Arial" w:cs="Arial" w:eastAsia="Arial" w:hAnsi="Arial"/>
                <w:sz w:val="20"/>
                <w:szCs w:val="20"/>
              </w:rPr>
            </w:pPr>
            <w:r w:rsidDel="00000000" w:rsidR="00000000" w:rsidRPr="00000000">
              <w:rPr>
                <w:sz w:val="20"/>
                <w:szCs w:val="20"/>
                <w:rtl w:val="0"/>
              </w:rPr>
              <w:t xml:space="preserve">Results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57D">
            <w:pPr>
              <w:widowControl w:val="0"/>
              <w:jc w:val="center"/>
              <w:rPr>
                <w:rFonts w:ascii="Arial" w:cs="Arial" w:eastAsia="Arial" w:hAnsi="Arial"/>
                <w:sz w:val="20"/>
                <w:szCs w:val="20"/>
              </w:rPr>
            </w:pPr>
            <w:r w:rsidDel="00000000" w:rsidR="00000000" w:rsidRPr="00000000">
              <w:rPr>
                <w:sz w:val="20"/>
                <w:szCs w:val="20"/>
                <w:rtl w:val="0"/>
              </w:rPr>
              <w:t xml:space="preserve">Ranking</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57E">
            <w:pPr>
              <w:widowControl w:val="0"/>
              <w:jc w:val="center"/>
              <w:rPr>
                <w:rFonts w:ascii="Arial" w:cs="Arial" w:eastAsia="Arial" w:hAnsi="Arial"/>
                <w:sz w:val="20"/>
                <w:szCs w:val="20"/>
              </w:rPr>
            </w:pPr>
            <w:r w:rsidDel="00000000" w:rsidR="00000000" w:rsidRPr="00000000">
              <w:rPr>
                <w:sz w:val="20"/>
                <w:szCs w:val="20"/>
                <w:rtl w:val="0"/>
              </w:rPr>
              <w:t xml:space="preserve">Scale: % of Run Exceeding 1,050 𝜇/cm Threshold in Relation to Business As Usual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7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80">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81">
            <w:pPr>
              <w:widowControl w:val="0"/>
              <w:jc w:val="center"/>
              <w:rPr>
                <w:rFonts w:ascii="Arial" w:cs="Arial" w:eastAsia="Arial" w:hAnsi="Arial"/>
                <w:sz w:val="20"/>
                <w:szCs w:val="20"/>
              </w:rPr>
            </w:pPr>
            <w:r w:rsidDel="00000000" w:rsidR="00000000" w:rsidRPr="00000000">
              <w:rPr>
                <w:rFonts w:ascii="Nova Mono" w:cs="Nova Mono" w:eastAsia="Nova Mono" w:hAnsi="Nova Mono"/>
                <w:sz w:val="20"/>
                <w:szCs w:val="20"/>
                <w:rtl w:val="0"/>
              </w:rPr>
              <w:t xml:space="preserve">≥ 5%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8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83">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84">
            <w:pPr>
              <w:widowControl w:val="0"/>
              <w:jc w:val="center"/>
              <w:rPr>
                <w:rFonts w:ascii="Arial" w:cs="Arial" w:eastAsia="Arial" w:hAnsi="Arial"/>
                <w:sz w:val="20"/>
                <w:szCs w:val="20"/>
              </w:rPr>
            </w:pPr>
            <w:r w:rsidDel="00000000" w:rsidR="00000000" w:rsidRPr="00000000">
              <w:rPr>
                <w:sz w:val="20"/>
                <w:szCs w:val="20"/>
                <w:rtl w:val="0"/>
              </w:rPr>
              <w:t xml:space="preserve">4%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8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86">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87">
            <w:pPr>
              <w:widowControl w:val="0"/>
              <w:jc w:val="center"/>
              <w:rPr>
                <w:rFonts w:ascii="Arial" w:cs="Arial" w:eastAsia="Arial" w:hAnsi="Arial"/>
                <w:sz w:val="20"/>
                <w:szCs w:val="20"/>
              </w:rPr>
            </w:pPr>
            <w:r w:rsidDel="00000000" w:rsidR="00000000" w:rsidRPr="00000000">
              <w:rPr>
                <w:sz w:val="20"/>
                <w:szCs w:val="20"/>
                <w:rtl w:val="0"/>
              </w:rPr>
              <w:t xml:space="preserve">3%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88">
            <w:pPr>
              <w:widowControl w:val="0"/>
              <w:jc w:val="center"/>
              <w:rPr>
                <w:rFonts w:ascii="Arial" w:cs="Arial" w:eastAsia="Arial" w:hAnsi="Arial"/>
                <w:sz w:val="20"/>
                <w:szCs w:val="20"/>
              </w:rPr>
            </w:pPr>
            <w:r w:rsidDel="00000000" w:rsidR="00000000" w:rsidRPr="00000000">
              <w:rPr>
                <w:sz w:val="20"/>
                <w:szCs w:val="20"/>
                <w:rtl w:val="0"/>
              </w:rPr>
              <w:t xml:space="preserve">Eco Machine, New Green Watershed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89">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8A">
            <w:pPr>
              <w:widowControl w:val="0"/>
              <w:jc w:val="center"/>
              <w:rPr>
                <w:rFonts w:ascii="Arial" w:cs="Arial" w:eastAsia="Arial" w:hAnsi="Arial"/>
                <w:sz w:val="20"/>
                <w:szCs w:val="20"/>
              </w:rPr>
            </w:pPr>
            <w:r w:rsidDel="00000000" w:rsidR="00000000" w:rsidRPr="00000000">
              <w:rPr>
                <w:sz w:val="20"/>
                <w:szCs w:val="20"/>
                <w:rtl w:val="0"/>
              </w:rPr>
              <w:t xml:space="preserve">2% less</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8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8C">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8D">
            <w:pPr>
              <w:widowControl w:val="0"/>
              <w:jc w:val="center"/>
              <w:rPr>
                <w:rFonts w:ascii="Arial" w:cs="Arial" w:eastAsia="Arial" w:hAnsi="Arial"/>
                <w:sz w:val="20"/>
                <w:szCs w:val="20"/>
              </w:rPr>
            </w:pPr>
            <w:r w:rsidDel="00000000" w:rsidR="00000000" w:rsidRPr="00000000">
              <w:rPr>
                <w:sz w:val="20"/>
                <w:szCs w:val="20"/>
                <w:rtl w:val="0"/>
              </w:rPr>
              <w:t xml:space="preserve">1% less than Business As Usual</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8E">
            <w:pPr>
              <w:widowControl w:val="0"/>
              <w:jc w:val="center"/>
              <w:rPr>
                <w:rFonts w:ascii="Arial" w:cs="Arial" w:eastAsia="Arial" w:hAnsi="Arial"/>
                <w:sz w:val="20"/>
                <w:szCs w:val="20"/>
              </w:rPr>
            </w:pPr>
            <w:r w:rsidDel="00000000" w:rsidR="00000000" w:rsidRPr="00000000">
              <w:rPr>
                <w:sz w:val="20"/>
                <w:szCs w:val="20"/>
                <w:rtl w:val="0"/>
              </w:rPr>
              <w:t xml:space="preserve">Business As Usual, Bolster and Fortify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8F">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90">
            <w:pPr>
              <w:widowControl w:val="0"/>
              <w:jc w:val="center"/>
              <w:rPr>
                <w:rFonts w:ascii="Arial" w:cs="Arial" w:eastAsia="Arial" w:hAnsi="Arial"/>
                <w:sz w:val="20"/>
                <w:szCs w:val="20"/>
              </w:rPr>
            </w:pPr>
            <w:r w:rsidDel="00000000" w:rsidR="00000000" w:rsidRPr="00000000">
              <w:rPr>
                <w:sz w:val="20"/>
                <w:szCs w:val="20"/>
                <w:rtl w:val="0"/>
              </w:rPr>
              <w:t xml:space="preserve">No deviation from Business As Usual</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9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92">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93">
            <w:pPr>
              <w:widowControl w:val="0"/>
              <w:jc w:val="center"/>
              <w:rPr>
                <w:rFonts w:ascii="Arial" w:cs="Arial" w:eastAsia="Arial" w:hAnsi="Arial"/>
                <w:sz w:val="20"/>
                <w:szCs w:val="20"/>
              </w:rPr>
            </w:pPr>
            <w:r w:rsidDel="00000000" w:rsidR="00000000" w:rsidRPr="00000000">
              <w:rPr>
                <w:sz w:val="20"/>
                <w:szCs w:val="20"/>
                <w:rtl w:val="0"/>
              </w:rPr>
              <w:t xml:space="preserve">1% more than Business As Usual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94">
            <w:pPr>
              <w:widowControl w:val="0"/>
              <w:jc w:val="center"/>
              <w:rPr>
                <w:rFonts w:ascii="Arial" w:cs="Arial" w:eastAsia="Arial" w:hAnsi="Arial"/>
                <w:sz w:val="20"/>
                <w:szCs w:val="20"/>
              </w:rPr>
            </w:pPr>
            <w:r w:rsidDel="00000000" w:rsidR="00000000" w:rsidRPr="00000000">
              <w:rPr>
                <w:sz w:val="20"/>
                <w:szCs w:val="20"/>
                <w:rtl w:val="0"/>
              </w:rPr>
              <w:t xml:space="preserve">Calling on Reserves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95">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96">
            <w:pPr>
              <w:widowControl w:val="0"/>
              <w:jc w:val="center"/>
              <w:rPr>
                <w:rFonts w:ascii="Arial" w:cs="Arial" w:eastAsia="Arial" w:hAnsi="Arial"/>
                <w:sz w:val="20"/>
                <w:szCs w:val="20"/>
              </w:rPr>
            </w:pPr>
            <w:r w:rsidDel="00000000" w:rsidR="00000000" w:rsidRPr="00000000">
              <w:rPr>
                <w:sz w:val="20"/>
                <w:szCs w:val="20"/>
                <w:rtl w:val="0"/>
              </w:rPr>
              <w:t xml:space="preserve">2% more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97">
            <w:pPr>
              <w:widowControl w:val="0"/>
              <w:jc w:val="center"/>
              <w:rPr>
                <w:rFonts w:ascii="Arial" w:cs="Arial" w:eastAsia="Arial" w:hAnsi="Arial"/>
                <w:sz w:val="20"/>
                <w:szCs w:val="20"/>
              </w:rPr>
            </w:pPr>
            <w:r w:rsidDel="00000000" w:rsidR="00000000" w:rsidRPr="00000000">
              <w:rPr>
                <w:sz w:val="20"/>
                <w:szCs w:val="20"/>
                <w:rtl w:val="0"/>
              </w:rPr>
              <w:t xml:space="preserve">A Tunnel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98">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99">
            <w:pPr>
              <w:widowControl w:val="0"/>
              <w:jc w:val="center"/>
              <w:rPr>
                <w:rFonts w:ascii="Arial" w:cs="Arial" w:eastAsia="Arial" w:hAnsi="Arial"/>
                <w:sz w:val="20"/>
                <w:szCs w:val="20"/>
              </w:rPr>
            </w:pPr>
            <w:r w:rsidDel="00000000" w:rsidR="00000000" w:rsidRPr="00000000">
              <w:rPr>
                <w:sz w:val="20"/>
                <w:szCs w:val="20"/>
                <w:rtl w:val="0"/>
              </w:rPr>
              <w:t xml:space="preserve">3% more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9B">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9C">
            <w:pPr>
              <w:widowControl w:val="0"/>
              <w:jc w:val="center"/>
              <w:rPr>
                <w:rFonts w:ascii="Arial" w:cs="Arial" w:eastAsia="Arial" w:hAnsi="Arial"/>
                <w:sz w:val="20"/>
                <w:szCs w:val="20"/>
              </w:rPr>
            </w:pPr>
            <w:r w:rsidDel="00000000" w:rsidR="00000000" w:rsidRPr="00000000">
              <w:rPr>
                <w:sz w:val="20"/>
                <w:szCs w:val="20"/>
                <w:rtl w:val="0"/>
              </w:rPr>
              <w:t xml:space="preserve">4% more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9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9E">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9F">
            <w:pPr>
              <w:widowControl w:val="0"/>
              <w:jc w:val="center"/>
              <w:rPr>
                <w:rFonts w:ascii="Arial" w:cs="Arial" w:eastAsia="Arial" w:hAnsi="Arial"/>
                <w:sz w:val="20"/>
                <w:szCs w:val="20"/>
              </w:rPr>
            </w:pPr>
            <w:r w:rsidDel="00000000" w:rsidR="00000000" w:rsidRPr="00000000">
              <w:rPr>
                <w:rFonts w:ascii="Nova Mono" w:cs="Nova Mono" w:eastAsia="Nova Mono" w:hAnsi="Nova Mono"/>
                <w:sz w:val="20"/>
                <w:szCs w:val="20"/>
                <w:rtl w:val="0"/>
              </w:rPr>
              <w:t xml:space="preserve">≥ 5% more</w:t>
            </w:r>
            <w:r w:rsidDel="00000000" w:rsidR="00000000" w:rsidRPr="00000000">
              <w:rPr>
                <w:rtl w:val="0"/>
              </w:rPr>
            </w:r>
          </w:p>
        </w:tc>
      </w:tr>
    </w:tbl>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For the total percentage of run exceedances, with Business As Usual anchored at 0, Eco Machine and New Green Watershed scored 2, Bolster and Fortify scored 0, Calling on Reserves scored -2, and A Tunnel scored -3.</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Table 10 depicts the comparative ranking scores for the runs for the percentage of run in moderate vulnerability zones exceeding the 1,050 𝜇/cm threshold:</w:t>
      </w:r>
    </w:p>
    <w:p w:rsidR="00000000" w:rsidDel="00000000" w:rsidP="00000000" w:rsidRDefault="00000000" w:rsidRPr="00000000" w14:paraId="000005A4">
      <w:pPr>
        <w:ind w:firstLine="720"/>
        <w:rPr/>
      </w:pPr>
      <w:r w:rsidDel="00000000" w:rsidR="00000000" w:rsidRPr="00000000">
        <w:rPr>
          <w:b w:val="1"/>
          <w:bCs w:val="1"/>
          <w:rtl w:val="0"/>
        </w:rPr>
        <w:t xml:space="preserve">Business As Usual: </w:t>
      </w:r>
      <w:r w:rsidDel="00000000" w:rsidR="00000000" w:rsidRPr="00000000">
        <w:rPr>
          <w:rtl w:val="0"/>
        </w:rPr>
        <w:t xml:space="preserve">6%</w:t>
      </w:r>
    </w:p>
    <w:p w:rsidR="00000000" w:rsidDel="00000000" w:rsidP="00000000" w:rsidRDefault="00000000" w:rsidRPr="00000000" w14:paraId="000005A5">
      <w:pPr>
        <w:ind w:firstLine="720"/>
        <w:rPr/>
      </w:pPr>
      <w:r w:rsidDel="00000000" w:rsidR="00000000" w:rsidRPr="00000000">
        <w:rPr>
          <w:b w:val="1"/>
          <w:bCs w:val="1"/>
          <w:rtl w:val="0"/>
        </w:rPr>
        <w:t xml:space="preserve">Bolster and Fortify: </w:t>
      </w:r>
      <w:r w:rsidDel="00000000" w:rsidR="00000000" w:rsidRPr="00000000">
        <w:rPr>
          <w:rtl w:val="0"/>
        </w:rPr>
        <w:t xml:space="preserve">5%</w:t>
      </w:r>
    </w:p>
    <w:p w:rsidR="00000000" w:rsidDel="00000000" w:rsidP="00000000" w:rsidRDefault="00000000" w:rsidRPr="00000000" w14:paraId="000005A6">
      <w:pPr>
        <w:rPr/>
      </w:pPr>
      <w:r w:rsidDel="00000000" w:rsidR="00000000" w:rsidRPr="00000000">
        <w:rPr>
          <w:b w:val="1"/>
          <w:bCs w:val="1"/>
          <w:rtl w:val="0"/>
        </w:rPr>
        <w:tab/>
        <w:t xml:space="preserve">Eco Machine: </w:t>
      </w:r>
      <w:r w:rsidDel="00000000" w:rsidR="00000000" w:rsidRPr="00000000">
        <w:rPr>
          <w:rtl w:val="0"/>
        </w:rPr>
        <w:t xml:space="preserve">4%</w:t>
      </w:r>
    </w:p>
    <w:p w:rsidR="00000000" w:rsidDel="00000000" w:rsidP="00000000" w:rsidRDefault="00000000" w:rsidRPr="00000000" w14:paraId="000005A7">
      <w:pPr>
        <w:rPr/>
      </w:pPr>
      <w:r w:rsidDel="00000000" w:rsidR="00000000" w:rsidRPr="00000000">
        <w:rPr>
          <w:b w:val="1"/>
          <w:bCs w:val="1"/>
          <w:rtl w:val="0"/>
        </w:rPr>
        <w:tab/>
        <w:t xml:space="preserve">New Green Watershed:</w:t>
      </w:r>
      <w:r w:rsidDel="00000000" w:rsidR="00000000" w:rsidRPr="00000000">
        <w:rPr>
          <w:rtl w:val="0"/>
        </w:rPr>
        <w:t xml:space="preserve"> 4%</w:t>
      </w:r>
    </w:p>
    <w:p w:rsidR="00000000" w:rsidDel="00000000" w:rsidP="00000000" w:rsidRDefault="00000000" w:rsidRPr="00000000" w14:paraId="000005A8">
      <w:pPr>
        <w:rPr/>
      </w:pPr>
      <w:r w:rsidDel="00000000" w:rsidR="00000000" w:rsidRPr="00000000">
        <w:rPr>
          <w:b w:val="1"/>
          <w:bCs w:val="1"/>
          <w:rtl w:val="0"/>
        </w:rPr>
        <w:tab/>
        <w:t xml:space="preserve">Calling on Reserves: </w:t>
      </w:r>
      <w:r w:rsidDel="00000000" w:rsidR="00000000" w:rsidRPr="00000000">
        <w:rPr>
          <w:rtl w:val="0"/>
        </w:rPr>
        <w:t xml:space="preserve">11%</w:t>
      </w:r>
    </w:p>
    <w:p w:rsidR="00000000" w:rsidDel="00000000" w:rsidP="00000000" w:rsidRDefault="00000000" w:rsidRPr="00000000" w14:paraId="000005A9">
      <w:pPr>
        <w:rPr/>
      </w:pPr>
      <w:r w:rsidDel="00000000" w:rsidR="00000000" w:rsidRPr="00000000">
        <w:rPr>
          <w:b w:val="1"/>
          <w:bCs w:val="1"/>
          <w:rtl w:val="0"/>
        </w:rPr>
        <w:tab/>
        <w:t xml:space="preserve">A Tunnel: </w:t>
      </w:r>
      <w:r w:rsidDel="00000000" w:rsidR="00000000" w:rsidRPr="00000000">
        <w:rPr>
          <w:rtl w:val="0"/>
        </w:rPr>
        <w:t xml:space="preserve">13%</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Table 10. Comparative ranking scale results of the adaptation scenario runs, for moderate vulnerability zone exceedances.</w:t>
      </w:r>
    </w:p>
    <w:tbl>
      <w:tblPr>
        <w:tblStyle w:val="Table12"/>
        <w:tblW w:w="6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500"/>
        <w:gridCol w:w="2685"/>
        <w:tblGridChange w:id="0">
          <w:tblGrid>
            <w:gridCol w:w="2460"/>
            <w:gridCol w:w="1500"/>
            <w:gridCol w:w="2685"/>
          </w:tblGrid>
        </w:tblGridChange>
      </w:tblGrid>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5AC">
            <w:pPr>
              <w:widowControl w:val="0"/>
              <w:jc w:val="center"/>
              <w:rPr>
                <w:rFonts w:ascii="Arial" w:cs="Arial" w:eastAsia="Arial" w:hAnsi="Arial"/>
                <w:sz w:val="20"/>
                <w:szCs w:val="20"/>
              </w:rPr>
            </w:pPr>
            <w:r w:rsidDel="00000000" w:rsidR="00000000" w:rsidRPr="00000000">
              <w:rPr>
                <w:sz w:val="20"/>
                <w:szCs w:val="20"/>
                <w:rtl w:val="0"/>
              </w:rPr>
              <w:t xml:space="preserve">Results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5AD">
            <w:pPr>
              <w:widowControl w:val="0"/>
              <w:jc w:val="center"/>
              <w:rPr>
                <w:rFonts w:ascii="Arial" w:cs="Arial" w:eastAsia="Arial" w:hAnsi="Arial"/>
                <w:sz w:val="20"/>
                <w:szCs w:val="20"/>
              </w:rPr>
            </w:pPr>
            <w:r w:rsidDel="00000000" w:rsidR="00000000" w:rsidRPr="00000000">
              <w:rPr>
                <w:sz w:val="20"/>
                <w:szCs w:val="20"/>
                <w:rtl w:val="0"/>
              </w:rPr>
              <w:t xml:space="preserve">Ranking</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5AE">
            <w:pPr>
              <w:widowControl w:val="0"/>
              <w:jc w:val="center"/>
              <w:rPr>
                <w:rFonts w:ascii="Arial" w:cs="Arial" w:eastAsia="Arial" w:hAnsi="Arial"/>
                <w:sz w:val="20"/>
                <w:szCs w:val="20"/>
              </w:rPr>
            </w:pPr>
            <w:r w:rsidDel="00000000" w:rsidR="00000000" w:rsidRPr="00000000">
              <w:rPr>
                <w:sz w:val="20"/>
                <w:szCs w:val="20"/>
                <w:rtl w:val="0"/>
              </w:rPr>
              <w:t xml:space="preserve">Scale: % of Run in Moderate Vulnerability Zones Exceeding 1,050 𝜇/cm Threshold in Relation to Business As Usual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A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B0">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B1">
            <w:pPr>
              <w:widowControl w:val="0"/>
              <w:jc w:val="center"/>
              <w:rPr>
                <w:rFonts w:ascii="Arial" w:cs="Arial" w:eastAsia="Arial" w:hAnsi="Arial"/>
                <w:sz w:val="20"/>
                <w:szCs w:val="20"/>
              </w:rPr>
            </w:pPr>
            <w:r w:rsidDel="00000000" w:rsidR="00000000" w:rsidRPr="00000000">
              <w:rPr>
                <w:rFonts w:ascii="Nova Mono" w:cs="Nova Mono" w:eastAsia="Nova Mono" w:hAnsi="Nova Mono"/>
                <w:sz w:val="20"/>
                <w:szCs w:val="20"/>
                <w:rtl w:val="0"/>
              </w:rPr>
              <w:t xml:space="preserve">≥ 5%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B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B3">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B4">
            <w:pPr>
              <w:widowControl w:val="0"/>
              <w:jc w:val="center"/>
              <w:rPr>
                <w:rFonts w:ascii="Arial" w:cs="Arial" w:eastAsia="Arial" w:hAnsi="Arial"/>
                <w:sz w:val="20"/>
                <w:szCs w:val="20"/>
              </w:rPr>
            </w:pPr>
            <w:r w:rsidDel="00000000" w:rsidR="00000000" w:rsidRPr="00000000">
              <w:rPr>
                <w:sz w:val="20"/>
                <w:szCs w:val="20"/>
                <w:rtl w:val="0"/>
              </w:rPr>
              <w:t xml:space="preserve">4% less</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B6">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B7">
            <w:pPr>
              <w:widowControl w:val="0"/>
              <w:jc w:val="center"/>
              <w:rPr>
                <w:rFonts w:ascii="Arial" w:cs="Arial" w:eastAsia="Arial" w:hAnsi="Arial"/>
                <w:sz w:val="20"/>
                <w:szCs w:val="20"/>
              </w:rPr>
            </w:pPr>
            <w:r w:rsidDel="00000000" w:rsidR="00000000" w:rsidRPr="00000000">
              <w:rPr>
                <w:sz w:val="20"/>
                <w:szCs w:val="20"/>
                <w:rtl w:val="0"/>
              </w:rPr>
              <w:t xml:space="preserve">3%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B8">
            <w:pPr>
              <w:widowControl w:val="0"/>
              <w:jc w:val="center"/>
              <w:rPr>
                <w:rFonts w:ascii="Arial" w:cs="Arial" w:eastAsia="Arial" w:hAnsi="Arial"/>
                <w:sz w:val="20"/>
                <w:szCs w:val="20"/>
              </w:rPr>
            </w:pPr>
            <w:r w:rsidDel="00000000" w:rsidR="00000000" w:rsidRPr="00000000">
              <w:rPr>
                <w:sz w:val="20"/>
                <w:szCs w:val="20"/>
                <w:rtl w:val="0"/>
              </w:rPr>
              <w:t xml:space="preserve">Eco Machine, New Green Watershed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B9">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BA">
            <w:pPr>
              <w:widowControl w:val="0"/>
              <w:jc w:val="center"/>
              <w:rPr>
                <w:rFonts w:ascii="Arial" w:cs="Arial" w:eastAsia="Arial" w:hAnsi="Arial"/>
                <w:sz w:val="20"/>
                <w:szCs w:val="20"/>
              </w:rPr>
            </w:pPr>
            <w:r w:rsidDel="00000000" w:rsidR="00000000" w:rsidRPr="00000000">
              <w:rPr>
                <w:sz w:val="20"/>
                <w:szCs w:val="20"/>
                <w:rtl w:val="0"/>
              </w:rPr>
              <w:t xml:space="preserve">2%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BB">
            <w:pPr>
              <w:widowControl w:val="0"/>
              <w:jc w:val="center"/>
              <w:rPr>
                <w:rFonts w:ascii="Arial" w:cs="Arial" w:eastAsia="Arial" w:hAnsi="Arial"/>
                <w:sz w:val="20"/>
                <w:szCs w:val="20"/>
              </w:rPr>
            </w:pPr>
            <w:r w:rsidDel="00000000" w:rsidR="00000000" w:rsidRPr="00000000">
              <w:rPr>
                <w:sz w:val="20"/>
                <w:szCs w:val="20"/>
                <w:rtl w:val="0"/>
              </w:rPr>
              <w:t xml:space="preserve">Bolster and Fortify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BC">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BD">
            <w:pPr>
              <w:widowControl w:val="0"/>
              <w:jc w:val="center"/>
              <w:rPr>
                <w:rFonts w:ascii="Arial" w:cs="Arial" w:eastAsia="Arial" w:hAnsi="Arial"/>
                <w:sz w:val="20"/>
                <w:szCs w:val="20"/>
              </w:rPr>
            </w:pPr>
            <w:r w:rsidDel="00000000" w:rsidR="00000000" w:rsidRPr="00000000">
              <w:rPr>
                <w:sz w:val="20"/>
                <w:szCs w:val="20"/>
                <w:rtl w:val="0"/>
              </w:rPr>
              <w:t xml:space="preserve">1% less than Business As Usual</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BE">
            <w:pPr>
              <w:widowControl w:val="0"/>
              <w:jc w:val="center"/>
              <w:rPr>
                <w:rFonts w:ascii="Arial" w:cs="Arial" w:eastAsia="Arial" w:hAnsi="Arial"/>
                <w:sz w:val="20"/>
                <w:szCs w:val="20"/>
              </w:rPr>
            </w:pPr>
            <w:r w:rsidDel="00000000" w:rsidR="00000000" w:rsidRPr="00000000">
              <w:rPr>
                <w:sz w:val="20"/>
                <w:szCs w:val="20"/>
                <w:rtl w:val="0"/>
              </w:rPr>
              <w:t xml:space="preserve">Business As Usual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BF">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C0">
            <w:pPr>
              <w:widowControl w:val="0"/>
              <w:jc w:val="center"/>
              <w:rPr>
                <w:rFonts w:ascii="Arial" w:cs="Arial" w:eastAsia="Arial" w:hAnsi="Arial"/>
                <w:sz w:val="20"/>
                <w:szCs w:val="20"/>
              </w:rPr>
            </w:pPr>
            <w:r w:rsidDel="00000000" w:rsidR="00000000" w:rsidRPr="00000000">
              <w:rPr>
                <w:sz w:val="20"/>
                <w:szCs w:val="20"/>
                <w:rtl w:val="0"/>
              </w:rPr>
              <w:t xml:space="preserve">No deviation from Business As Usual</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C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C2">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C3">
            <w:pPr>
              <w:widowControl w:val="0"/>
              <w:jc w:val="center"/>
              <w:rPr>
                <w:rFonts w:ascii="Arial" w:cs="Arial" w:eastAsia="Arial" w:hAnsi="Arial"/>
                <w:sz w:val="20"/>
                <w:szCs w:val="20"/>
              </w:rPr>
            </w:pPr>
            <w:r w:rsidDel="00000000" w:rsidR="00000000" w:rsidRPr="00000000">
              <w:rPr>
                <w:sz w:val="20"/>
                <w:szCs w:val="20"/>
                <w:rtl w:val="0"/>
              </w:rPr>
              <w:t xml:space="preserve">1% more than Business As Usual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C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C5">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C6">
            <w:pPr>
              <w:widowControl w:val="0"/>
              <w:jc w:val="center"/>
              <w:rPr>
                <w:rFonts w:ascii="Arial" w:cs="Arial" w:eastAsia="Arial" w:hAnsi="Arial"/>
                <w:sz w:val="20"/>
                <w:szCs w:val="20"/>
              </w:rPr>
            </w:pPr>
            <w:r w:rsidDel="00000000" w:rsidR="00000000" w:rsidRPr="00000000">
              <w:rPr>
                <w:sz w:val="20"/>
                <w:szCs w:val="20"/>
                <w:rtl w:val="0"/>
              </w:rPr>
              <w:t xml:space="preserve">2% more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C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C8">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C9">
            <w:pPr>
              <w:widowControl w:val="0"/>
              <w:jc w:val="center"/>
              <w:rPr>
                <w:rFonts w:ascii="Arial" w:cs="Arial" w:eastAsia="Arial" w:hAnsi="Arial"/>
                <w:sz w:val="20"/>
                <w:szCs w:val="20"/>
              </w:rPr>
            </w:pPr>
            <w:r w:rsidDel="00000000" w:rsidR="00000000" w:rsidRPr="00000000">
              <w:rPr>
                <w:sz w:val="20"/>
                <w:szCs w:val="20"/>
                <w:rtl w:val="0"/>
              </w:rPr>
              <w:t xml:space="preserve">3% more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C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CB">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CC">
            <w:pPr>
              <w:widowControl w:val="0"/>
              <w:jc w:val="center"/>
              <w:rPr>
                <w:rFonts w:ascii="Arial" w:cs="Arial" w:eastAsia="Arial" w:hAnsi="Arial"/>
                <w:sz w:val="20"/>
                <w:szCs w:val="20"/>
              </w:rPr>
            </w:pPr>
            <w:r w:rsidDel="00000000" w:rsidR="00000000" w:rsidRPr="00000000">
              <w:rPr>
                <w:sz w:val="20"/>
                <w:szCs w:val="20"/>
                <w:rtl w:val="0"/>
              </w:rPr>
              <w:t xml:space="preserve">4% more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CD">
            <w:pPr>
              <w:widowControl w:val="0"/>
              <w:jc w:val="center"/>
              <w:rPr>
                <w:rFonts w:ascii="Arial" w:cs="Arial" w:eastAsia="Arial" w:hAnsi="Arial"/>
                <w:sz w:val="20"/>
                <w:szCs w:val="20"/>
              </w:rPr>
            </w:pPr>
            <w:r w:rsidDel="00000000" w:rsidR="00000000" w:rsidRPr="00000000">
              <w:rPr>
                <w:sz w:val="20"/>
                <w:szCs w:val="20"/>
                <w:rtl w:val="0"/>
              </w:rPr>
              <w:t xml:space="preserve">Calling on Reserves, A Tunnel</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CE">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CF">
            <w:pPr>
              <w:widowControl w:val="0"/>
              <w:jc w:val="center"/>
              <w:rPr>
                <w:rFonts w:ascii="Arial" w:cs="Arial" w:eastAsia="Arial" w:hAnsi="Arial"/>
                <w:sz w:val="20"/>
                <w:szCs w:val="20"/>
              </w:rPr>
            </w:pPr>
            <w:r w:rsidDel="00000000" w:rsidR="00000000" w:rsidRPr="00000000">
              <w:rPr>
                <w:rFonts w:ascii="Nova Mono" w:cs="Nova Mono" w:eastAsia="Nova Mono" w:hAnsi="Nova Mono"/>
                <w:sz w:val="20"/>
                <w:szCs w:val="20"/>
                <w:rtl w:val="0"/>
              </w:rPr>
              <w:t xml:space="preserve">≥ 5% more</w:t>
            </w:r>
            <w:r w:rsidDel="00000000" w:rsidR="00000000" w:rsidRPr="00000000">
              <w:rPr>
                <w:rtl w:val="0"/>
              </w:rPr>
            </w:r>
          </w:p>
        </w:tc>
      </w:tr>
    </w:tbl>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For the percentage of run exceedances in moderate vulnerability zones, with Business As Usual anchored at 0, Eco Machine and New Green Watershed scored 2, Bolster and Fortify scored 1, and Calling on Reserves and A Tunnel scored -5.</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Table 11 depicts the comparative ranking scores for the runs for the percentage of run in high vulnerability zones exceeding the 1,050 𝜇/cm threshold:</w:t>
      </w:r>
    </w:p>
    <w:p w:rsidR="00000000" w:rsidDel="00000000" w:rsidP="00000000" w:rsidRDefault="00000000" w:rsidRPr="00000000" w14:paraId="000005D4">
      <w:pPr>
        <w:ind w:firstLine="720"/>
        <w:rPr/>
      </w:pPr>
      <w:r w:rsidDel="00000000" w:rsidR="00000000" w:rsidRPr="00000000">
        <w:rPr>
          <w:b w:val="1"/>
          <w:bCs w:val="1"/>
          <w:rtl w:val="0"/>
        </w:rPr>
        <w:t xml:space="preserve">Business As Usual:</w:t>
      </w:r>
      <w:r w:rsidDel="00000000" w:rsidR="00000000" w:rsidRPr="00000000">
        <w:rPr>
          <w:rtl w:val="0"/>
        </w:rPr>
        <w:t xml:space="preserve"> 10%</w:t>
      </w:r>
    </w:p>
    <w:p w:rsidR="00000000" w:rsidDel="00000000" w:rsidP="00000000" w:rsidRDefault="00000000" w:rsidRPr="00000000" w14:paraId="000005D5">
      <w:pPr>
        <w:ind w:firstLine="720"/>
        <w:rPr/>
      </w:pPr>
      <w:r w:rsidDel="00000000" w:rsidR="00000000" w:rsidRPr="00000000">
        <w:rPr>
          <w:b w:val="1"/>
          <w:bCs w:val="1"/>
          <w:rtl w:val="0"/>
        </w:rPr>
        <w:t xml:space="preserve">Bolster and Fortify: </w:t>
      </w:r>
      <w:r w:rsidDel="00000000" w:rsidR="00000000" w:rsidRPr="00000000">
        <w:rPr>
          <w:rtl w:val="0"/>
        </w:rPr>
        <w:t xml:space="preserve">10%</w:t>
      </w:r>
    </w:p>
    <w:p w:rsidR="00000000" w:rsidDel="00000000" w:rsidP="00000000" w:rsidRDefault="00000000" w:rsidRPr="00000000" w14:paraId="000005D6">
      <w:pPr>
        <w:rPr/>
      </w:pPr>
      <w:r w:rsidDel="00000000" w:rsidR="00000000" w:rsidRPr="00000000">
        <w:rPr>
          <w:b w:val="1"/>
          <w:bCs w:val="1"/>
          <w:rtl w:val="0"/>
        </w:rPr>
        <w:tab/>
        <w:t xml:space="preserve">Eco Machine:</w:t>
      </w:r>
      <w:r w:rsidDel="00000000" w:rsidR="00000000" w:rsidRPr="00000000">
        <w:rPr>
          <w:rtl w:val="0"/>
        </w:rPr>
        <w:t xml:space="preserve"> 8%</w:t>
      </w:r>
    </w:p>
    <w:p w:rsidR="00000000" w:rsidDel="00000000" w:rsidP="00000000" w:rsidRDefault="00000000" w:rsidRPr="00000000" w14:paraId="000005D7">
      <w:pPr>
        <w:rPr/>
      </w:pPr>
      <w:r w:rsidDel="00000000" w:rsidR="00000000" w:rsidRPr="00000000">
        <w:rPr>
          <w:b w:val="1"/>
          <w:bCs w:val="1"/>
          <w:rtl w:val="0"/>
        </w:rPr>
        <w:tab/>
        <w:t xml:space="preserve">New Green Watershed: </w:t>
      </w:r>
      <w:r w:rsidDel="00000000" w:rsidR="00000000" w:rsidRPr="00000000">
        <w:rPr>
          <w:rtl w:val="0"/>
        </w:rPr>
        <w:t xml:space="preserve">8%</w:t>
      </w:r>
    </w:p>
    <w:p w:rsidR="00000000" w:rsidDel="00000000" w:rsidP="00000000" w:rsidRDefault="00000000" w:rsidRPr="00000000" w14:paraId="000005D8">
      <w:pPr>
        <w:rPr/>
      </w:pPr>
      <w:r w:rsidDel="00000000" w:rsidR="00000000" w:rsidRPr="00000000">
        <w:rPr>
          <w:b w:val="1"/>
          <w:bCs w:val="1"/>
          <w:rtl w:val="0"/>
        </w:rPr>
        <w:tab/>
        <w:t xml:space="preserve">Calling on Reserves:</w:t>
      </w:r>
      <w:r w:rsidDel="00000000" w:rsidR="00000000" w:rsidRPr="00000000">
        <w:rPr>
          <w:rtl w:val="0"/>
        </w:rPr>
        <w:t xml:space="preserve"> 11%</w:t>
      </w:r>
    </w:p>
    <w:p w:rsidR="00000000" w:rsidDel="00000000" w:rsidP="00000000" w:rsidRDefault="00000000" w:rsidRPr="00000000" w14:paraId="000005D9">
      <w:pPr>
        <w:rPr/>
      </w:pPr>
      <w:r w:rsidDel="00000000" w:rsidR="00000000" w:rsidRPr="00000000">
        <w:rPr>
          <w:b w:val="1"/>
          <w:bCs w:val="1"/>
          <w:rtl w:val="0"/>
        </w:rPr>
        <w:tab/>
        <w:t xml:space="preserve">A Tunnel:</w:t>
      </w:r>
      <w:r w:rsidDel="00000000" w:rsidR="00000000" w:rsidRPr="00000000">
        <w:rPr>
          <w:rtl w:val="0"/>
        </w:rPr>
        <w:t xml:space="preserve"> 13%</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Table 11. Comparative ranking scale results of the adaptation scenario runs, for high vulnerability zone exceedances.</w:t>
      </w:r>
    </w:p>
    <w:tbl>
      <w:tblPr>
        <w:tblStyle w:val="Table13"/>
        <w:tblW w:w="6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500"/>
        <w:gridCol w:w="2685"/>
        <w:tblGridChange w:id="0">
          <w:tblGrid>
            <w:gridCol w:w="2460"/>
            <w:gridCol w:w="1500"/>
            <w:gridCol w:w="2685"/>
          </w:tblGrid>
        </w:tblGridChange>
      </w:tblGrid>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5DC">
            <w:pPr>
              <w:widowControl w:val="0"/>
              <w:jc w:val="center"/>
              <w:rPr>
                <w:rFonts w:ascii="Arial" w:cs="Arial" w:eastAsia="Arial" w:hAnsi="Arial"/>
                <w:sz w:val="20"/>
                <w:szCs w:val="20"/>
              </w:rPr>
            </w:pPr>
            <w:r w:rsidDel="00000000" w:rsidR="00000000" w:rsidRPr="00000000">
              <w:rPr>
                <w:sz w:val="20"/>
                <w:szCs w:val="20"/>
                <w:rtl w:val="0"/>
              </w:rPr>
              <w:t xml:space="preserve">Results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5DD">
            <w:pPr>
              <w:widowControl w:val="0"/>
              <w:jc w:val="center"/>
              <w:rPr>
                <w:rFonts w:ascii="Arial" w:cs="Arial" w:eastAsia="Arial" w:hAnsi="Arial"/>
                <w:sz w:val="20"/>
                <w:szCs w:val="20"/>
              </w:rPr>
            </w:pPr>
            <w:r w:rsidDel="00000000" w:rsidR="00000000" w:rsidRPr="00000000">
              <w:rPr>
                <w:sz w:val="20"/>
                <w:szCs w:val="20"/>
                <w:rtl w:val="0"/>
              </w:rPr>
              <w:t xml:space="preserve">Ranking</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5DE">
            <w:pPr>
              <w:widowControl w:val="0"/>
              <w:jc w:val="center"/>
              <w:rPr>
                <w:rFonts w:ascii="Arial" w:cs="Arial" w:eastAsia="Arial" w:hAnsi="Arial"/>
                <w:sz w:val="20"/>
                <w:szCs w:val="20"/>
              </w:rPr>
            </w:pPr>
            <w:r w:rsidDel="00000000" w:rsidR="00000000" w:rsidRPr="00000000">
              <w:rPr>
                <w:sz w:val="20"/>
                <w:szCs w:val="20"/>
                <w:rtl w:val="0"/>
              </w:rPr>
              <w:t xml:space="preserve">Scale: % of Run in High Vulnerabiltiy Zones Exceeding 1,050 𝜇/cm Threshold in Relation to Business As Usual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D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E0">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E1">
            <w:pPr>
              <w:widowControl w:val="0"/>
              <w:jc w:val="center"/>
              <w:rPr>
                <w:rFonts w:ascii="Arial" w:cs="Arial" w:eastAsia="Arial" w:hAnsi="Arial"/>
                <w:sz w:val="20"/>
                <w:szCs w:val="20"/>
              </w:rPr>
            </w:pPr>
            <w:r w:rsidDel="00000000" w:rsidR="00000000" w:rsidRPr="00000000">
              <w:rPr>
                <w:rFonts w:ascii="Nova Mono" w:cs="Nova Mono" w:eastAsia="Nova Mono" w:hAnsi="Nova Mono"/>
                <w:sz w:val="20"/>
                <w:szCs w:val="20"/>
                <w:rtl w:val="0"/>
              </w:rPr>
              <w:t xml:space="preserve">≥ 5%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E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E3">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E4">
            <w:pPr>
              <w:widowControl w:val="0"/>
              <w:jc w:val="center"/>
              <w:rPr>
                <w:rFonts w:ascii="Arial" w:cs="Arial" w:eastAsia="Arial" w:hAnsi="Arial"/>
                <w:sz w:val="20"/>
                <w:szCs w:val="20"/>
              </w:rPr>
            </w:pPr>
            <w:r w:rsidDel="00000000" w:rsidR="00000000" w:rsidRPr="00000000">
              <w:rPr>
                <w:sz w:val="20"/>
                <w:szCs w:val="20"/>
                <w:rtl w:val="0"/>
              </w:rPr>
              <w:t xml:space="preserve">4%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E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E6">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E7">
            <w:pPr>
              <w:widowControl w:val="0"/>
              <w:jc w:val="center"/>
              <w:rPr>
                <w:rFonts w:ascii="Arial" w:cs="Arial" w:eastAsia="Arial" w:hAnsi="Arial"/>
                <w:sz w:val="20"/>
                <w:szCs w:val="20"/>
              </w:rPr>
            </w:pPr>
            <w:r w:rsidDel="00000000" w:rsidR="00000000" w:rsidRPr="00000000">
              <w:rPr>
                <w:sz w:val="20"/>
                <w:szCs w:val="20"/>
                <w:rtl w:val="0"/>
              </w:rPr>
              <w:t xml:space="preserve">3% less</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E8">
            <w:pPr>
              <w:widowControl w:val="0"/>
              <w:jc w:val="center"/>
              <w:rPr>
                <w:rFonts w:ascii="Arial" w:cs="Arial" w:eastAsia="Arial" w:hAnsi="Arial"/>
                <w:sz w:val="20"/>
                <w:szCs w:val="20"/>
              </w:rPr>
            </w:pPr>
            <w:r w:rsidDel="00000000" w:rsidR="00000000" w:rsidRPr="00000000">
              <w:rPr>
                <w:sz w:val="20"/>
                <w:szCs w:val="20"/>
                <w:rtl w:val="0"/>
              </w:rPr>
              <w:t xml:space="preserve">Eco Machine, New Green Watershed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E9">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EA">
            <w:pPr>
              <w:widowControl w:val="0"/>
              <w:jc w:val="center"/>
              <w:rPr>
                <w:rFonts w:ascii="Arial" w:cs="Arial" w:eastAsia="Arial" w:hAnsi="Arial"/>
                <w:sz w:val="20"/>
                <w:szCs w:val="20"/>
              </w:rPr>
            </w:pPr>
            <w:r w:rsidDel="00000000" w:rsidR="00000000" w:rsidRPr="00000000">
              <w:rPr>
                <w:sz w:val="20"/>
                <w:szCs w:val="20"/>
                <w:rtl w:val="0"/>
              </w:rPr>
              <w:t xml:space="preserve">2%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E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EC">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ED">
            <w:pPr>
              <w:widowControl w:val="0"/>
              <w:jc w:val="center"/>
              <w:rPr>
                <w:rFonts w:ascii="Arial" w:cs="Arial" w:eastAsia="Arial" w:hAnsi="Arial"/>
                <w:sz w:val="20"/>
                <w:szCs w:val="20"/>
              </w:rPr>
            </w:pPr>
            <w:r w:rsidDel="00000000" w:rsidR="00000000" w:rsidRPr="00000000">
              <w:rPr>
                <w:sz w:val="20"/>
                <w:szCs w:val="20"/>
                <w:rtl w:val="0"/>
              </w:rPr>
              <w:t xml:space="preserve">1% less than Business As Usual</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EE">
            <w:pPr>
              <w:widowControl w:val="0"/>
              <w:jc w:val="center"/>
              <w:rPr>
                <w:rFonts w:ascii="Arial" w:cs="Arial" w:eastAsia="Arial" w:hAnsi="Arial"/>
                <w:sz w:val="20"/>
                <w:szCs w:val="20"/>
              </w:rPr>
            </w:pPr>
            <w:r w:rsidDel="00000000" w:rsidR="00000000" w:rsidRPr="00000000">
              <w:rPr>
                <w:sz w:val="20"/>
                <w:szCs w:val="20"/>
                <w:rtl w:val="0"/>
              </w:rPr>
              <w:t xml:space="preserve">Business As Usual, Bolster and Fortify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EF">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F0">
            <w:pPr>
              <w:widowControl w:val="0"/>
              <w:jc w:val="center"/>
              <w:rPr>
                <w:rFonts w:ascii="Arial" w:cs="Arial" w:eastAsia="Arial" w:hAnsi="Arial"/>
                <w:sz w:val="20"/>
                <w:szCs w:val="20"/>
              </w:rPr>
            </w:pPr>
            <w:r w:rsidDel="00000000" w:rsidR="00000000" w:rsidRPr="00000000">
              <w:rPr>
                <w:sz w:val="20"/>
                <w:szCs w:val="20"/>
                <w:rtl w:val="0"/>
              </w:rPr>
              <w:t xml:space="preserve">No deviation from Business As Usual</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F1">
            <w:pPr>
              <w:widowControl w:val="0"/>
              <w:jc w:val="center"/>
              <w:rPr>
                <w:rFonts w:ascii="Arial" w:cs="Arial" w:eastAsia="Arial" w:hAnsi="Arial"/>
                <w:sz w:val="20"/>
                <w:szCs w:val="20"/>
              </w:rPr>
            </w:pPr>
            <w:r w:rsidDel="00000000" w:rsidR="00000000" w:rsidRPr="00000000">
              <w:rPr>
                <w:sz w:val="20"/>
                <w:szCs w:val="20"/>
                <w:rtl w:val="0"/>
              </w:rPr>
              <w:t xml:space="preserve">Calling on Reserves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F2">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F3">
            <w:pPr>
              <w:widowControl w:val="0"/>
              <w:jc w:val="center"/>
              <w:rPr>
                <w:rFonts w:ascii="Arial" w:cs="Arial" w:eastAsia="Arial" w:hAnsi="Arial"/>
                <w:sz w:val="20"/>
                <w:szCs w:val="20"/>
              </w:rPr>
            </w:pPr>
            <w:r w:rsidDel="00000000" w:rsidR="00000000" w:rsidRPr="00000000">
              <w:rPr>
                <w:sz w:val="20"/>
                <w:szCs w:val="20"/>
                <w:rtl w:val="0"/>
              </w:rPr>
              <w:t xml:space="preserve">1% more than Business As Usual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F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F5">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F6">
            <w:pPr>
              <w:widowControl w:val="0"/>
              <w:jc w:val="center"/>
              <w:rPr>
                <w:rFonts w:ascii="Arial" w:cs="Arial" w:eastAsia="Arial" w:hAnsi="Arial"/>
                <w:sz w:val="20"/>
                <w:szCs w:val="20"/>
              </w:rPr>
            </w:pPr>
            <w:r w:rsidDel="00000000" w:rsidR="00000000" w:rsidRPr="00000000">
              <w:rPr>
                <w:sz w:val="20"/>
                <w:szCs w:val="20"/>
                <w:rtl w:val="0"/>
              </w:rPr>
              <w:t xml:space="preserve">2% more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F7">
            <w:pPr>
              <w:widowControl w:val="0"/>
              <w:jc w:val="center"/>
              <w:rPr>
                <w:rFonts w:ascii="Arial" w:cs="Arial" w:eastAsia="Arial" w:hAnsi="Arial"/>
                <w:sz w:val="20"/>
                <w:szCs w:val="20"/>
              </w:rPr>
            </w:pPr>
            <w:r w:rsidDel="00000000" w:rsidR="00000000" w:rsidRPr="00000000">
              <w:rPr>
                <w:sz w:val="20"/>
                <w:szCs w:val="20"/>
                <w:rtl w:val="0"/>
              </w:rPr>
              <w:t xml:space="preserve">A Tunnel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F8">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F9">
            <w:pPr>
              <w:widowControl w:val="0"/>
              <w:jc w:val="center"/>
              <w:rPr>
                <w:rFonts w:ascii="Arial" w:cs="Arial" w:eastAsia="Arial" w:hAnsi="Arial"/>
                <w:sz w:val="20"/>
                <w:szCs w:val="20"/>
              </w:rPr>
            </w:pPr>
            <w:r w:rsidDel="00000000" w:rsidR="00000000" w:rsidRPr="00000000">
              <w:rPr>
                <w:sz w:val="20"/>
                <w:szCs w:val="20"/>
                <w:rtl w:val="0"/>
              </w:rPr>
              <w:t xml:space="preserve">3% more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F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FB">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FC">
            <w:pPr>
              <w:widowControl w:val="0"/>
              <w:jc w:val="center"/>
              <w:rPr>
                <w:rFonts w:ascii="Arial" w:cs="Arial" w:eastAsia="Arial" w:hAnsi="Arial"/>
                <w:sz w:val="20"/>
                <w:szCs w:val="20"/>
              </w:rPr>
            </w:pPr>
            <w:r w:rsidDel="00000000" w:rsidR="00000000" w:rsidRPr="00000000">
              <w:rPr>
                <w:sz w:val="20"/>
                <w:szCs w:val="20"/>
                <w:rtl w:val="0"/>
              </w:rPr>
              <w:t xml:space="preserve">4% more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F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FE">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FF">
            <w:pPr>
              <w:widowControl w:val="0"/>
              <w:jc w:val="center"/>
              <w:rPr>
                <w:rFonts w:ascii="Arial" w:cs="Arial" w:eastAsia="Arial" w:hAnsi="Arial"/>
                <w:sz w:val="20"/>
                <w:szCs w:val="20"/>
              </w:rPr>
            </w:pPr>
            <w:r w:rsidDel="00000000" w:rsidR="00000000" w:rsidRPr="00000000">
              <w:rPr>
                <w:rFonts w:ascii="Nova Mono" w:cs="Nova Mono" w:eastAsia="Nova Mono" w:hAnsi="Nova Mono"/>
                <w:sz w:val="20"/>
                <w:szCs w:val="20"/>
                <w:rtl w:val="0"/>
              </w:rPr>
              <w:t xml:space="preserve">≥ 5% more</w:t>
            </w:r>
            <w:r w:rsidDel="00000000" w:rsidR="00000000" w:rsidRPr="00000000">
              <w:rPr>
                <w:rtl w:val="0"/>
              </w:rPr>
            </w:r>
          </w:p>
        </w:tc>
      </w:tr>
    </w:tbl>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For threshold exceedances in high vulnerability zones, with Business As Usual anchored at 0, Eco Machine and New Green Watershed scored 2, Bolster and Fortify scored 0, Calling on Reserves scored -1, and A Tunnel scored -3. Table 12 depicts side-by-side scores for the total run, moderate vulnerability zone, and high vulnerability exceedances.</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Table 12. Overall comparative ranking scores.</w:t>
      </w:r>
    </w:p>
    <w:tbl>
      <w:tblPr>
        <w:tblStyle w:val="Table14"/>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995"/>
        <w:gridCol w:w="1965"/>
        <w:gridCol w:w="2055"/>
        <w:tblGridChange w:id="0">
          <w:tblGrid>
            <w:gridCol w:w="1500"/>
            <w:gridCol w:w="1995"/>
            <w:gridCol w:w="1965"/>
            <w:gridCol w:w="2055"/>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cccccc"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604">
            <w:pPr>
              <w:widowControl w:val="0"/>
              <w:jc w:val="center"/>
              <w:rPr>
                <w:sz w:val="20"/>
                <w:szCs w:val="20"/>
              </w:rPr>
            </w:pPr>
            <w:r w:rsidDel="00000000" w:rsidR="00000000" w:rsidRPr="00000000">
              <w:rPr>
                <w:sz w:val="20"/>
                <w:szCs w:val="20"/>
                <w:rtl w:val="0"/>
              </w:rPr>
              <w:t xml:space="preserve">Run</w:t>
            </w:r>
          </w:p>
        </w:tc>
        <w:tc>
          <w:tcPr>
            <w:gridSpan w:val="3"/>
            <w:tcBorders>
              <w:top w:color="000000" w:space="0" w:sz="6" w:val="single"/>
              <w:left w:color="cccccc" w:space="0" w:sz="6" w:val="single"/>
              <w:bottom w:color="cccccc"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605">
            <w:pPr>
              <w:widowControl w:val="0"/>
              <w:jc w:val="center"/>
              <w:rPr>
                <w:rFonts w:ascii="Arial" w:cs="Arial" w:eastAsia="Arial" w:hAnsi="Arial"/>
                <w:sz w:val="20"/>
                <w:szCs w:val="20"/>
              </w:rPr>
            </w:pPr>
            <w:r w:rsidDel="00000000" w:rsidR="00000000" w:rsidRPr="00000000">
              <w:rPr>
                <w:sz w:val="20"/>
                <w:szCs w:val="20"/>
                <w:rtl w:val="0"/>
              </w:rPr>
              <w:t xml:space="preserve">Score</w:t>
            </w:r>
            <w:r w:rsidDel="00000000" w:rsidR="00000000" w:rsidRPr="00000000">
              <w:rPr>
                <w:rtl w:val="0"/>
              </w:rPr>
            </w:r>
          </w:p>
        </w:tc>
      </w:tr>
      <w:tr>
        <w:trPr>
          <w:cantSplit w:val="0"/>
          <w:trHeight w:val="780" w:hRule="atLeast"/>
          <w:tblHeader w:val="0"/>
        </w:trPr>
        <w:tc>
          <w:tcPr>
            <w:vMerge w:val="continue"/>
            <w:tcBorders>
              <w:top w:color="000000" w:space="0" w:sz="6" w:val="single"/>
              <w:left w:color="000000"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609">
            <w:pPr>
              <w:widowControl w:val="0"/>
              <w:jc w:val="center"/>
              <w:rPr>
                <w:rFonts w:ascii="Arial" w:cs="Arial" w:eastAsia="Arial" w:hAnsi="Arial"/>
                <w:sz w:val="20"/>
                <w:szCs w:val="20"/>
              </w:rPr>
            </w:pPr>
            <w:r w:rsidDel="00000000" w:rsidR="00000000" w:rsidRPr="00000000">
              <w:rPr>
                <w:sz w:val="20"/>
                <w:szCs w:val="20"/>
                <w:rtl w:val="0"/>
              </w:rPr>
              <w:t xml:space="preserve">Total Run</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60A">
            <w:pPr>
              <w:widowControl w:val="0"/>
              <w:jc w:val="center"/>
              <w:rPr>
                <w:rFonts w:ascii="Arial" w:cs="Arial" w:eastAsia="Arial" w:hAnsi="Arial"/>
                <w:sz w:val="20"/>
                <w:szCs w:val="20"/>
              </w:rPr>
            </w:pPr>
            <w:r w:rsidDel="00000000" w:rsidR="00000000" w:rsidRPr="00000000">
              <w:rPr>
                <w:sz w:val="20"/>
                <w:szCs w:val="20"/>
                <w:rtl w:val="0"/>
              </w:rPr>
              <w:t xml:space="preserve">Moderate Vulnerability Zones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60B">
            <w:pPr>
              <w:widowControl w:val="0"/>
              <w:jc w:val="center"/>
              <w:rPr>
                <w:rFonts w:ascii="Arial" w:cs="Arial" w:eastAsia="Arial" w:hAnsi="Arial"/>
                <w:sz w:val="20"/>
                <w:szCs w:val="20"/>
              </w:rPr>
            </w:pPr>
            <w:r w:rsidDel="00000000" w:rsidR="00000000" w:rsidRPr="00000000">
              <w:rPr>
                <w:sz w:val="20"/>
                <w:szCs w:val="20"/>
                <w:rtl w:val="0"/>
              </w:rPr>
              <w:t xml:space="preserve">High Vulnerability Zones</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0C">
            <w:pPr>
              <w:widowControl w:val="0"/>
              <w:jc w:val="center"/>
              <w:rPr>
                <w:rFonts w:ascii="Arial" w:cs="Arial" w:eastAsia="Arial" w:hAnsi="Arial"/>
                <w:sz w:val="20"/>
                <w:szCs w:val="20"/>
              </w:rPr>
            </w:pPr>
            <w:r w:rsidDel="00000000" w:rsidR="00000000" w:rsidRPr="00000000">
              <w:rPr>
                <w:sz w:val="20"/>
                <w:szCs w:val="20"/>
                <w:rtl w:val="0"/>
              </w:rPr>
              <w:t xml:space="preserve">Business As Usual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0D">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0E">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0F">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10">
            <w:pPr>
              <w:widowControl w:val="0"/>
              <w:jc w:val="center"/>
              <w:rPr>
                <w:rFonts w:ascii="Arial" w:cs="Arial" w:eastAsia="Arial" w:hAnsi="Arial"/>
                <w:sz w:val="20"/>
                <w:szCs w:val="20"/>
              </w:rPr>
            </w:pPr>
            <w:r w:rsidDel="00000000" w:rsidR="00000000" w:rsidRPr="00000000">
              <w:rPr>
                <w:sz w:val="20"/>
                <w:szCs w:val="20"/>
                <w:rtl w:val="0"/>
              </w:rPr>
              <w:t xml:space="preserve">Bolster and Fortify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11">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12">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13">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14">
            <w:pPr>
              <w:widowControl w:val="0"/>
              <w:jc w:val="center"/>
              <w:rPr>
                <w:rFonts w:ascii="Arial" w:cs="Arial" w:eastAsia="Arial" w:hAnsi="Arial"/>
                <w:sz w:val="20"/>
                <w:szCs w:val="20"/>
              </w:rPr>
            </w:pPr>
            <w:r w:rsidDel="00000000" w:rsidR="00000000" w:rsidRPr="00000000">
              <w:rPr>
                <w:sz w:val="20"/>
                <w:szCs w:val="20"/>
                <w:rtl w:val="0"/>
              </w:rPr>
              <w:t xml:space="preserve">Eco Machine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15">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16">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17">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18">
            <w:pPr>
              <w:widowControl w:val="0"/>
              <w:jc w:val="center"/>
              <w:rPr>
                <w:rFonts w:ascii="Arial" w:cs="Arial" w:eastAsia="Arial" w:hAnsi="Arial"/>
                <w:sz w:val="20"/>
                <w:szCs w:val="20"/>
              </w:rPr>
            </w:pPr>
            <w:r w:rsidDel="00000000" w:rsidR="00000000" w:rsidRPr="00000000">
              <w:rPr>
                <w:sz w:val="20"/>
                <w:szCs w:val="20"/>
                <w:rtl w:val="0"/>
              </w:rPr>
              <w:t xml:space="preserve">New Green Watershed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19">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1A">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1B">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1C">
            <w:pPr>
              <w:widowControl w:val="0"/>
              <w:jc w:val="center"/>
              <w:rPr>
                <w:rFonts w:ascii="Arial" w:cs="Arial" w:eastAsia="Arial" w:hAnsi="Arial"/>
                <w:sz w:val="20"/>
                <w:szCs w:val="20"/>
              </w:rPr>
            </w:pPr>
            <w:r w:rsidDel="00000000" w:rsidR="00000000" w:rsidRPr="00000000">
              <w:rPr>
                <w:sz w:val="20"/>
                <w:szCs w:val="20"/>
                <w:rtl w:val="0"/>
              </w:rPr>
              <w:t xml:space="preserve">Calling on Reserves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1D">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1E">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1F">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20">
            <w:pPr>
              <w:widowControl w:val="0"/>
              <w:jc w:val="center"/>
              <w:rPr>
                <w:rFonts w:ascii="Arial" w:cs="Arial" w:eastAsia="Arial" w:hAnsi="Arial"/>
                <w:sz w:val="20"/>
                <w:szCs w:val="20"/>
              </w:rPr>
            </w:pPr>
            <w:r w:rsidDel="00000000" w:rsidR="00000000" w:rsidRPr="00000000">
              <w:rPr>
                <w:sz w:val="20"/>
                <w:szCs w:val="20"/>
                <w:rtl w:val="0"/>
              </w:rPr>
              <w:t xml:space="preserve">A Tunnel</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21">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22">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23">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r>
    </w:tbl>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pStyle w:val="Heading3"/>
        <w:rPr/>
      </w:pPr>
      <w:bookmarkStart w:colFirst="0" w:colLast="0" w:name="_7oci93j1wlft" w:id="47"/>
      <w:bookmarkEnd w:id="47"/>
      <w:r w:rsidDel="00000000" w:rsidR="00000000" w:rsidRPr="00000000">
        <w:rPr>
          <w:rtl w:val="0"/>
        </w:rPr>
        <w:t xml:space="preserve">Seasonal Analysis</w:t>
      </w:r>
    </w:p>
    <w:p w:rsidR="00000000" w:rsidDel="00000000" w:rsidP="00000000" w:rsidRDefault="00000000" w:rsidRPr="00000000" w14:paraId="00000626">
      <w:pPr>
        <w:pStyle w:val="Heading4"/>
        <w:rPr/>
      </w:pPr>
      <w:bookmarkStart w:colFirst="0" w:colLast="0" w:name="_szsvhga4o31f" w:id="48"/>
      <w:bookmarkEnd w:id="48"/>
      <w:r w:rsidDel="00000000" w:rsidR="00000000" w:rsidRPr="00000000">
        <w:rPr>
          <w:rtl w:val="0"/>
        </w:rPr>
        <w:t xml:space="preserve">Tiered Outflow Analysis</w:t>
      </w:r>
    </w:p>
    <w:p w:rsidR="00000000" w:rsidDel="00000000" w:rsidP="00000000" w:rsidRDefault="00000000" w:rsidRPr="00000000" w14:paraId="00000627">
      <w:pPr>
        <w:rPr/>
      </w:pPr>
      <w:r w:rsidDel="00000000" w:rsidR="00000000" w:rsidRPr="00000000">
        <w:rPr>
          <w:rtl w:val="0"/>
        </w:rPr>
        <w:t xml:space="preserve">The wet season was considered to be October 1 through March 31, and the dry season was April 1 to September 30. For Salinity Impacts to in-Delta Drinking Water, the wet season yielded a lower percentage of exceedances than the dry season for the 30% Outflow Increase run, whereas in the Historic Baseline and 10% Outflow Decrease run experienced a higher percentage of exceedances in the wet season versus the dry season. A ranking score was determined for each of the runs (Table XX), given that Historic BAseline is anchored at 0, and the percentage of the run exceeding the 1,050 𝜇/cm threshold was as follows:</w:t>
      </w:r>
    </w:p>
    <w:p w:rsidR="00000000" w:rsidDel="00000000" w:rsidP="00000000" w:rsidRDefault="00000000" w:rsidRPr="00000000" w14:paraId="00000628">
      <w:pPr>
        <w:rPr/>
      </w:pPr>
      <w:r w:rsidDel="00000000" w:rsidR="00000000" w:rsidRPr="00000000">
        <w:rPr>
          <w:rtl w:val="0"/>
        </w:rPr>
        <w:tab/>
      </w:r>
      <w:r w:rsidDel="00000000" w:rsidR="00000000" w:rsidRPr="00000000">
        <w:rPr>
          <w:b w:val="1"/>
          <w:bCs w:val="1"/>
          <w:rtl w:val="0"/>
        </w:rPr>
        <w:t xml:space="preserve">30% Outflow Increase:</w:t>
      </w:r>
      <w:r w:rsidDel="00000000" w:rsidR="00000000" w:rsidRPr="00000000">
        <w:rPr>
          <w:rtl w:val="0"/>
        </w:rPr>
        <w:t xml:space="preserve"> WET 8% / DRY 9%</w:t>
      </w:r>
    </w:p>
    <w:p w:rsidR="00000000" w:rsidDel="00000000" w:rsidP="00000000" w:rsidRDefault="00000000" w:rsidRPr="00000000" w14:paraId="00000629">
      <w:pPr>
        <w:rPr>
          <w:b w:val="1"/>
          <w:bCs w:val="1"/>
        </w:rPr>
      </w:pPr>
      <w:r w:rsidDel="00000000" w:rsidR="00000000" w:rsidRPr="00000000">
        <w:rPr>
          <w:rtl w:val="0"/>
        </w:rPr>
        <w:tab/>
      </w:r>
      <w:r w:rsidDel="00000000" w:rsidR="00000000" w:rsidRPr="00000000">
        <w:rPr>
          <w:b w:val="1"/>
          <w:bCs w:val="1"/>
          <w:rtl w:val="0"/>
        </w:rPr>
        <w:t xml:space="preserve">Historic Baseline:</w:t>
      </w:r>
      <w:r w:rsidDel="00000000" w:rsidR="00000000" w:rsidRPr="00000000">
        <w:rPr>
          <w:rtl w:val="0"/>
        </w:rPr>
        <w:t xml:space="preserve"> WET 28% / DRY 26%</w:t>
      </w:r>
      <w:r w:rsidDel="00000000" w:rsidR="00000000" w:rsidRPr="00000000">
        <w:rPr>
          <w:rtl w:val="0"/>
        </w:rPr>
      </w:r>
    </w:p>
    <w:p w:rsidR="00000000" w:rsidDel="00000000" w:rsidP="00000000" w:rsidRDefault="00000000" w:rsidRPr="00000000" w14:paraId="0000062A">
      <w:pPr>
        <w:rPr/>
      </w:pPr>
      <w:r w:rsidDel="00000000" w:rsidR="00000000" w:rsidRPr="00000000">
        <w:rPr>
          <w:b w:val="1"/>
          <w:bCs w:val="1"/>
          <w:rtl w:val="0"/>
        </w:rPr>
        <w:tab/>
        <w:t xml:space="preserve">10% Outflow Decrease:</w:t>
      </w:r>
      <w:r w:rsidDel="00000000" w:rsidR="00000000" w:rsidRPr="00000000">
        <w:rPr>
          <w:rtl w:val="0"/>
        </w:rPr>
        <w:t xml:space="preserve"> WET 33% / DRY 30%</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Table XX. Comparative ranking scale results of the adaptation scenario runs, for total percentage of run threshold exceedances, broken down by wet and dry seasons.</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7.8625954198474"/>
        <w:gridCol w:w="2243.5419847328244"/>
        <w:gridCol w:w="1843.419847328244"/>
        <w:gridCol w:w="2915.1755725190837"/>
        <w:tblGridChange w:id="0">
          <w:tblGrid>
            <w:gridCol w:w="2357.8625954198474"/>
            <w:gridCol w:w="2243.5419847328244"/>
            <w:gridCol w:w="1843.419847328244"/>
            <w:gridCol w:w="2915.1755725190837"/>
          </w:tblGrid>
        </w:tblGridChange>
      </w:tblGrid>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62D">
            <w:pPr>
              <w:widowControl w:val="0"/>
              <w:jc w:val="center"/>
              <w:rPr>
                <w:rFonts w:ascii="Arial" w:cs="Arial" w:eastAsia="Arial" w:hAnsi="Arial"/>
                <w:sz w:val="20"/>
                <w:szCs w:val="20"/>
              </w:rPr>
            </w:pPr>
            <w:r w:rsidDel="00000000" w:rsidR="00000000" w:rsidRPr="00000000">
              <w:rPr>
                <w:sz w:val="20"/>
                <w:szCs w:val="20"/>
                <w:rtl w:val="0"/>
              </w:rPr>
              <w:t xml:space="preserve">Results - Wet Season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62E">
            <w:pPr>
              <w:widowControl w:val="0"/>
              <w:jc w:val="center"/>
              <w:rPr>
                <w:rFonts w:ascii="Arial" w:cs="Arial" w:eastAsia="Arial" w:hAnsi="Arial"/>
                <w:sz w:val="20"/>
                <w:szCs w:val="20"/>
              </w:rPr>
            </w:pPr>
            <w:r w:rsidDel="00000000" w:rsidR="00000000" w:rsidRPr="00000000">
              <w:rPr>
                <w:sz w:val="20"/>
                <w:szCs w:val="20"/>
                <w:rtl w:val="0"/>
              </w:rPr>
              <w:t xml:space="preserve">Results - Dry Season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62F">
            <w:pPr>
              <w:widowControl w:val="0"/>
              <w:jc w:val="center"/>
              <w:rPr>
                <w:rFonts w:ascii="Arial" w:cs="Arial" w:eastAsia="Arial" w:hAnsi="Arial"/>
                <w:sz w:val="20"/>
                <w:szCs w:val="20"/>
              </w:rPr>
            </w:pPr>
            <w:r w:rsidDel="00000000" w:rsidR="00000000" w:rsidRPr="00000000">
              <w:rPr>
                <w:sz w:val="20"/>
                <w:szCs w:val="20"/>
                <w:rtl w:val="0"/>
              </w:rPr>
              <w:t xml:space="preserve">Ranking</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630">
            <w:pPr>
              <w:widowControl w:val="0"/>
              <w:jc w:val="center"/>
              <w:rPr>
                <w:rFonts w:ascii="Arial" w:cs="Arial" w:eastAsia="Arial" w:hAnsi="Arial"/>
                <w:sz w:val="20"/>
                <w:szCs w:val="20"/>
              </w:rPr>
            </w:pPr>
            <w:r w:rsidDel="00000000" w:rsidR="00000000" w:rsidRPr="00000000">
              <w:rPr>
                <w:sz w:val="20"/>
                <w:szCs w:val="20"/>
                <w:rtl w:val="0"/>
              </w:rPr>
              <w:t xml:space="preserve">Scale: % of Run Exceeding 1,050 𝜇/cm Threshold in Relation to Historic Baseline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3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3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33">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34">
            <w:pPr>
              <w:widowControl w:val="0"/>
              <w:jc w:val="center"/>
              <w:rPr>
                <w:rFonts w:ascii="Arial" w:cs="Arial" w:eastAsia="Arial" w:hAnsi="Arial"/>
                <w:sz w:val="20"/>
                <w:szCs w:val="20"/>
              </w:rPr>
            </w:pPr>
            <w:r w:rsidDel="00000000" w:rsidR="00000000" w:rsidRPr="00000000">
              <w:rPr>
                <w:rFonts w:ascii="Nova Mono" w:cs="Nova Mono" w:eastAsia="Nova Mono" w:hAnsi="Nova Mono"/>
                <w:sz w:val="20"/>
                <w:szCs w:val="20"/>
                <w:rtl w:val="0"/>
              </w:rPr>
              <w:t xml:space="preserve">≥ 21%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35">
            <w:pPr>
              <w:widowControl w:val="0"/>
              <w:jc w:val="center"/>
              <w:rPr>
                <w:rFonts w:ascii="Arial" w:cs="Arial" w:eastAsia="Arial" w:hAnsi="Arial"/>
                <w:sz w:val="20"/>
                <w:szCs w:val="20"/>
              </w:rPr>
            </w:pPr>
            <w:r w:rsidDel="00000000" w:rsidR="00000000" w:rsidRPr="00000000">
              <w:rPr>
                <w:sz w:val="20"/>
                <w:szCs w:val="20"/>
                <w:rtl w:val="0"/>
              </w:rPr>
              <w:t xml:space="preserve">30% Outflow Increase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36">
            <w:pPr>
              <w:widowControl w:val="0"/>
              <w:jc w:val="center"/>
              <w:rPr>
                <w:rFonts w:ascii="Arial" w:cs="Arial" w:eastAsia="Arial" w:hAnsi="Arial"/>
                <w:sz w:val="20"/>
                <w:szCs w:val="20"/>
              </w:rPr>
            </w:pPr>
            <w:r w:rsidDel="00000000" w:rsidR="00000000" w:rsidRPr="00000000">
              <w:rPr>
                <w:sz w:val="20"/>
                <w:szCs w:val="20"/>
                <w:rtl w:val="0"/>
              </w:rPr>
              <w:t xml:space="preserve">30% Outflow Increase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37">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38">
            <w:pPr>
              <w:widowControl w:val="0"/>
              <w:jc w:val="center"/>
              <w:rPr>
                <w:rFonts w:ascii="Arial" w:cs="Arial" w:eastAsia="Arial" w:hAnsi="Arial"/>
                <w:sz w:val="20"/>
                <w:szCs w:val="20"/>
              </w:rPr>
            </w:pPr>
            <w:r w:rsidDel="00000000" w:rsidR="00000000" w:rsidRPr="00000000">
              <w:rPr>
                <w:sz w:val="20"/>
                <w:szCs w:val="20"/>
                <w:rtl w:val="0"/>
              </w:rPr>
              <w:t xml:space="preserve">16-20%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3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3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3B">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3C">
            <w:pPr>
              <w:widowControl w:val="0"/>
              <w:jc w:val="center"/>
              <w:rPr>
                <w:rFonts w:ascii="Arial" w:cs="Arial" w:eastAsia="Arial" w:hAnsi="Arial"/>
                <w:sz w:val="20"/>
                <w:szCs w:val="20"/>
              </w:rPr>
            </w:pPr>
            <w:r w:rsidDel="00000000" w:rsidR="00000000" w:rsidRPr="00000000">
              <w:rPr>
                <w:sz w:val="20"/>
                <w:szCs w:val="20"/>
                <w:rtl w:val="0"/>
              </w:rPr>
              <w:t xml:space="preserve">11-15%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3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3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3F">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40">
            <w:pPr>
              <w:widowControl w:val="0"/>
              <w:jc w:val="center"/>
              <w:rPr>
                <w:rFonts w:ascii="Arial" w:cs="Arial" w:eastAsia="Arial" w:hAnsi="Arial"/>
                <w:sz w:val="20"/>
                <w:szCs w:val="20"/>
              </w:rPr>
            </w:pPr>
            <w:r w:rsidDel="00000000" w:rsidR="00000000" w:rsidRPr="00000000">
              <w:rPr>
                <w:sz w:val="20"/>
                <w:szCs w:val="20"/>
                <w:rtl w:val="0"/>
              </w:rPr>
              <w:t xml:space="preserve">6-10%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4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4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43">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44">
            <w:pPr>
              <w:widowControl w:val="0"/>
              <w:jc w:val="center"/>
              <w:rPr>
                <w:rFonts w:ascii="Arial" w:cs="Arial" w:eastAsia="Arial" w:hAnsi="Arial"/>
                <w:sz w:val="20"/>
                <w:szCs w:val="20"/>
              </w:rPr>
            </w:pPr>
            <w:r w:rsidDel="00000000" w:rsidR="00000000" w:rsidRPr="00000000">
              <w:rPr>
                <w:sz w:val="20"/>
                <w:szCs w:val="20"/>
                <w:rtl w:val="0"/>
              </w:rPr>
              <w:t xml:space="preserve">1-5% less than Historic Baseline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45">
            <w:pPr>
              <w:widowControl w:val="0"/>
              <w:jc w:val="center"/>
              <w:rPr>
                <w:rFonts w:ascii="Arial" w:cs="Arial" w:eastAsia="Arial" w:hAnsi="Arial"/>
                <w:sz w:val="20"/>
                <w:szCs w:val="20"/>
              </w:rPr>
            </w:pPr>
            <w:r w:rsidDel="00000000" w:rsidR="00000000" w:rsidRPr="00000000">
              <w:rPr>
                <w:sz w:val="20"/>
                <w:szCs w:val="20"/>
                <w:rtl w:val="0"/>
              </w:rPr>
              <w:t xml:space="preserve">Historic Baseline (28%)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46">
            <w:pPr>
              <w:widowControl w:val="0"/>
              <w:jc w:val="center"/>
              <w:rPr>
                <w:rFonts w:ascii="Arial" w:cs="Arial" w:eastAsia="Arial" w:hAnsi="Arial"/>
                <w:sz w:val="20"/>
                <w:szCs w:val="20"/>
              </w:rPr>
            </w:pPr>
            <w:r w:rsidDel="00000000" w:rsidR="00000000" w:rsidRPr="00000000">
              <w:rPr>
                <w:sz w:val="20"/>
                <w:szCs w:val="20"/>
                <w:rtl w:val="0"/>
              </w:rPr>
              <w:t xml:space="preserve">Historic Baseline (26%)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47">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48">
            <w:pPr>
              <w:widowControl w:val="0"/>
              <w:jc w:val="center"/>
              <w:rPr>
                <w:rFonts w:ascii="Arial" w:cs="Arial" w:eastAsia="Arial" w:hAnsi="Arial"/>
                <w:sz w:val="20"/>
                <w:szCs w:val="20"/>
              </w:rPr>
            </w:pPr>
            <w:r w:rsidDel="00000000" w:rsidR="00000000" w:rsidRPr="00000000">
              <w:rPr>
                <w:sz w:val="20"/>
                <w:szCs w:val="20"/>
                <w:rtl w:val="0"/>
              </w:rPr>
              <w:t xml:space="preserve">No deviation from Historic Baseline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49">
            <w:pPr>
              <w:widowControl w:val="0"/>
              <w:jc w:val="center"/>
              <w:rPr>
                <w:rFonts w:ascii="Arial" w:cs="Arial" w:eastAsia="Arial" w:hAnsi="Arial"/>
                <w:sz w:val="20"/>
                <w:szCs w:val="20"/>
              </w:rPr>
            </w:pPr>
            <w:r w:rsidDel="00000000" w:rsidR="00000000" w:rsidRPr="00000000">
              <w:rPr>
                <w:sz w:val="20"/>
                <w:szCs w:val="20"/>
                <w:rtl w:val="0"/>
              </w:rPr>
              <w:t xml:space="preserve">10% Outflow Decrease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4A">
            <w:pPr>
              <w:widowControl w:val="0"/>
              <w:jc w:val="center"/>
              <w:rPr>
                <w:rFonts w:ascii="Arial" w:cs="Arial" w:eastAsia="Arial" w:hAnsi="Arial"/>
                <w:sz w:val="20"/>
                <w:szCs w:val="20"/>
              </w:rPr>
            </w:pPr>
            <w:r w:rsidDel="00000000" w:rsidR="00000000" w:rsidRPr="00000000">
              <w:rPr>
                <w:sz w:val="20"/>
                <w:szCs w:val="20"/>
                <w:rtl w:val="0"/>
              </w:rPr>
              <w:t xml:space="preserve">10% Outflow Decrease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4B">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4C">
            <w:pPr>
              <w:widowControl w:val="0"/>
              <w:jc w:val="center"/>
              <w:rPr>
                <w:rFonts w:ascii="Arial" w:cs="Arial" w:eastAsia="Arial" w:hAnsi="Arial"/>
                <w:sz w:val="20"/>
                <w:szCs w:val="20"/>
              </w:rPr>
            </w:pPr>
            <w:r w:rsidDel="00000000" w:rsidR="00000000" w:rsidRPr="00000000">
              <w:rPr>
                <w:sz w:val="20"/>
                <w:szCs w:val="20"/>
                <w:rtl w:val="0"/>
              </w:rPr>
              <w:t xml:space="preserve">1-5% more than Historic Baseline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4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4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4F">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50">
            <w:pPr>
              <w:widowControl w:val="0"/>
              <w:jc w:val="center"/>
              <w:rPr>
                <w:rFonts w:ascii="Arial" w:cs="Arial" w:eastAsia="Arial" w:hAnsi="Arial"/>
                <w:sz w:val="20"/>
                <w:szCs w:val="20"/>
              </w:rPr>
            </w:pPr>
            <w:r w:rsidDel="00000000" w:rsidR="00000000" w:rsidRPr="00000000">
              <w:rPr>
                <w:sz w:val="20"/>
                <w:szCs w:val="20"/>
                <w:rtl w:val="0"/>
              </w:rPr>
              <w:t xml:space="preserve">6-10% more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5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5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53">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54">
            <w:pPr>
              <w:widowControl w:val="0"/>
              <w:jc w:val="center"/>
              <w:rPr>
                <w:rFonts w:ascii="Arial" w:cs="Arial" w:eastAsia="Arial" w:hAnsi="Arial"/>
                <w:sz w:val="20"/>
                <w:szCs w:val="20"/>
              </w:rPr>
            </w:pPr>
            <w:r w:rsidDel="00000000" w:rsidR="00000000" w:rsidRPr="00000000">
              <w:rPr>
                <w:sz w:val="20"/>
                <w:szCs w:val="20"/>
                <w:rtl w:val="0"/>
              </w:rPr>
              <w:t xml:space="preserve">11-15% more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5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5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57">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58">
            <w:pPr>
              <w:widowControl w:val="0"/>
              <w:jc w:val="center"/>
              <w:rPr>
                <w:rFonts w:ascii="Arial" w:cs="Arial" w:eastAsia="Arial" w:hAnsi="Arial"/>
                <w:sz w:val="20"/>
                <w:szCs w:val="20"/>
              </w:rPr>
            </w:pPr>
            <w:r w:rsidDel="00000000" w:rsidR="00000000" w:rsidRPr="00000000">
              <w:rPr>
                <w:sz w:val="20"/>
                <w:szCs w:val="20"/>
                <w:rtl w:val="0"/>
              </w:rPr>
              <w:t xml:space="preserve">16-20% more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5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5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5B">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5C">
            <w:pPr>
              <w:widowControl w:val="0"/>
              <w:jc w:val="center"/>
              <w:rPr>
                <w:rFonts w:ascii="Arial" w:cs="Arial" w:eastAsia="Arial" w:hAnsi="Arial"/>
                <w:sz w:val="20"/>
                <w:szCs w:val="20"/>
              </w:rPr>
            </w:pPr>
            <w:r w:rsidDel="00000000" w:rsidR="00000000" w:rsidRPr="00000000">
              <w:rPr>
                <w:rFonts w:ascii="Nova Mono" w:cs="Nova Mono" w:eastAsia="Nova Mono" w:hAnsi="Nova Mono"/>
                <w:sz w:val="20"/>
                <w:szCs w:val="20"/>
                <w:rtl w:val="0"/>
              </w:rPr>
              <w:t xml:space="preserve">≥ 21% more</w:t>
            </w:r>
            <w:r w:rsidDel="00000000" w:rsidR="00000000" w:rsidRPr="00000000">
              <w:rPr>
                <w:rtl w:val="0"/>
              </w:rPr>
            </w:r>
          </w:p>
        </w:tc>
      </w:tr>
    </w:tbl>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Results indicate the same scores yielded for both seasons: 30% Outflow Increase ranked 4, while 10% Outflow Decrease ranked -1. Ranking was also completed for the moderate vulnerability zones, per season and vulnerability zones (Table XX), given the following percentages of exceedances:</w:t>
      </w:r>
    </w:p>
    <w:p w:rsidR="00000000" w:rsidDel="00000000" w:rsidP="00000000" w:rsidRDefault="00000000" w:rsidRPr="00000000" w14:paraId="0000065F">
      <w:pPr>
        <w:rPr>
          <w:b w:val="1"/>
          <w:bCs w:val="1"/>
        </w:rPr>
      </w:pPr>
      <w:r w:rsidDel="00000000" w:rsidR="00000000" w:rsidRPr="00000000">
        <w:rPr>
          <w:rtl w:val="0"/>
        </w:rPr>
        <w:tab/>
      </w:r>
      <w:r w:rsidDel="00000000" w:rsidR="00000000" w:rsidRPr="00000000">
        <w:rPr>
          <w:b w:val="1"/>
          <w:bCs w:val="1"/>
          <w:rtl w:val="0"/>
        </w:rPr>
        <w:t xml:space="preserve">WET SEASON:</w:t>
      </w:r>
    </w:p>
    <w:p w:rsidR="00000000" w:rsidDel="00000000" w:rsidP="00000000" w:rsidRDefault="00000000" w:rsidRPr="00000000" w14:paraId="00000660">
      <w:pPr>
        <w:rPr/>
      </w:pPr>
      <w:r w:rsidDel="00000000" w:rsidR="00000000" w:rsidRPr="00000000">
        <w:rPr>
          <w:b w:val="1"/>
          <w:bCs w:val="1"/>
          <w:rtl w:val="0"/>
        </w:rPr>
        <w:tab/>
        <w:tab/>
        <w:t xml:space="preserve">30% Outflow Increase: </w:t>
      </w:r>
      <w:r w:rsidDel="00000000" w:rsidR="00000000" w:rsidRPr="00000000">
        <w:rPr>
          <w:rtl w:val="0"/>
        </w:rPr>
        <w:t xml:space="preserve">MODERATE: 1% / HIGH: 11%</w:t>
      </w:r>
    </w:p>
    <w:p w:rsidR="00000000" w:rsidDel="00000000" w:rsidP="00000000" w:rsidRDefault="00000000" w:rsidRPr="00000000" w14:paraId="00000661">
      <w:pPr>
        <w:rPr/>
      </w:pPr>
      <w:r w:rsidDel="00000000" w:rsidR="00000000" w:rsidRPr="00000000">
        <w:rPr>
          <w:rtl w:val="0"/>
        </w:rPr>
        <w:tab/>
        <w:tab/>
      </w:r>
      <w:r w:rsidDel="00000000" w:rsidR="00000000" w:rsidRPr="00000000">
        <w:rPr>
          <w:b w:val="1"/>
          <w:bCs w:val="1"/>
          <w:rtl w:val="0"/>
        </w:rPr>
        <w:t xml:space="preserve">Historic Baseline: </w:t>
      </w:r>
      <w:r w:rsidDel="00000000" w:rsidR="00000000" w:rsidRPr="00000000">
        <w:rPr>
          <w:rtl w:val="0"/>
        </w:rPr>
        <w:t xml:space="preserve">MODERATE: 37% / HIGH: 27%</w:t>
      </w:r>
    </w:p>
    <w:p w:rsidR="00000000" w:rsidDel="00000000" w:rsidP="00000000" w:rsidRDefault="00000000" w:rsidRPr="00000000" w14:paraId="00000662">
      <w:pPr>
        <w:rPr/>
      </w:pPr>
      <w:r w:rsidDel="00000000" w:rsidR="00000000" w:rsidRPr="00000000">
        <w:rPr>
          <w:rtl w:val="0"/>
        </w:rPr>
        <w:tab/>
        <w:tab/>
      </w:r>
      <w:r w:rsidDel="00000000" w:rsidR="00000000" w:rsidRPr="00000000">
        <w:rPr>
          <w:b w:val="1"/>
          <w:bCs w:val="1"/>
          <w:rtl w:val="0"/>
        </w:rPr>
        <w:t xml:space="preserve">10% Outflow Decrease:</w:t>
      </w:r>
      <w:r w:rsidDel="00000000" w:rsidR="00000000" w:rsidRPr="00000000">
        <w:rPr>
          <w:rtl w:val="0"/>
        </w:rPr>
        <w:t xml:space="preserve"> MODERATE: 45% / HIGH: 32%</w:t>
      </w:r>
    </w:p>
    <w:p w:rsidR="00000000" w:rsidDel="00000000" w:rsidP="00000000" w:rsidRDefault="00000000" w:rsidRPr="00000000" w14:paraId="00000663">
      <w:pPr>
        <w:rPr>
          <w:b w:val="1"/>
          <w:bCs w:val="1"/>
        </w:rPr>
      </w:pPr>
      <w:r w:rsidDel="00000000" w:rsidR="00000000" w:rsidRPr="00000000">
        <w:rPr>
          <w:b w:val="1"/>
          <w:bCs w:val="1"/>
          <w:rtl w:val="0"/>
        </w:rPr>
        <w:t xml:space="preserve">DRY SEASON:</w:t>
      </w:r>
    </w:p>
    <w:p w:rsidR="00000000" w:rsidDel="00000000" w:rsidP="00000000" w:rsidRDefault="00000000" w:rsidRPr="00000000" w14:paraId="00000664">
      <w:pPr>
        <w:rPr/>
      </w:pPr>
      <w:r w:rsidDel="00000000" w:rsidR="00000000" w:rsidRPr="00000000">
        <w:rPr>
          <w:b w:val="1"/>
          <w:bCs w:val="1"/>
          <w:rtl w:val="0"/>
        </w:rPr>
        <w:tab/>
        <w:tab/>
        <w:t xml:space="preserve">30% Outflow Increase: </w:t>
      </w:r>
      <w:r w:rsidDel="00000000" w:rsidR="00000000" w:rsidRPr="00000000">
        <w:rPr>
          <w:rtl w:val="0"/>
        </w:rPr>
        <w:t xml:space="preserve">MODERATE: 2% / HIGH: 12%</w:t>
      </w:r>
    </w:p>
    <w:p w:rsidR="00000000" w:rsidDel="00000000" w:rsidP="00000000" w:rsidRDefault="00000000" w:rsidRPr="00000000" w14:paraId="00000665">
      <w:pPr>
        <w:rPr/>
      </w:pPr>
      <w:r w:rsidDel="00000000" w:rsidR="00000000" w:rsidRPr="00000000">
        <w:rPr>
          <w:rtl w:val="0"/>
        </w:rPr>
        <w:tab/>
        <w:tab/>
      </w:r>
      <w:r w:rsidDel="00000000" w:rsidR="00000000" w:rsidRPr="00000000">
        <w:rPr>
          <w:b w:val="1"/>
          <w:bCs w:val="1"/>
          <w:rtl w:val="0"/>
        </w:rPr>
        <w:t xml:space="preserve">Historic Baseline: </w:t>
      </w:r>
      <w:r w:rsidDel="00000000" w:rsidR="00000000" w:rsidRPr="00000000">
        <w:rPr>
          <w:rtl w:val="0"/>
        </w:rPr>
        <w:t xml:space="preserve">MODERATE: 24% / HIGH: 29%</w:t>
      </w:r>
    </w:p>
    <w:p w:rsidR="00000000" w:rsidDel="00000000" w:rsidP="00000000" w:rsidRDefault="00000000" w:rsidRPr="00000000" w14:paraId="00000666">
      <w:pPr>
        <w:rPr/>
      </w:pPr>
      <w:r w:rsidDel="00000000" w:rsidR="00000000" w:rsidRPr="00000000">
        <w:rPr>
          <w:rtl w:val="0"/>
        </w:rPr>
        <w:tab/>
        <w:tab/>
      </w:r>
      <w:r w:rsidDel="00000000" w:rsidR="00000000" w:rsidRPr="00000000">
        <w:rPr>
          <w:b w:val="1"/>
          <w:bCs w:val="1"/>
          <w:rtl w:val="0"/>
        </w:rPr>
        <w:t xml:space="preserve">10% Outflow Decrease:</w:t>
      </w:r>
      <w:r w:rsidDel="00000000" w:rsidR="00000000" w:rsidRPr="00000000">
        <w:rPr>
          <w:rtl w:val="0"/>
        </w:rPr>
        <w:t xml:space="preserve"> MODERATE: 33% / HIGH: 31%</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Table 15. Comparative ranking of adaptation scenarios by seasonality and vulnerability zone.</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4.4314868804665"/>
        <w:gridCol w:w="1364.4314868804665"/>
        <w:gridCol w:w="1364.4314868804665"/>
        <w:gridCol w:w="1364.4314868804665"/>
        <w:gridCol w:w="1364.4314868804665"/>
        <w:gridCol w:w="2537.8425655976675"/>
        <w:tblGridChange w:id="0">
          <w:tblGrid>
            <w:gridCol w:w="1364.4314868804665"/>
            <w:gridCol w:w="1364.4314868804665"/>
            <w:gridCol w:w="1364.4314868804665"/>
            <w:gridCol w:w="1364.4314868804665"/>
            <w:gridCol w:w="1364.4314868804665"/>
            <w:gridCol w:w="2537.8425655976675"/>
          </w:tblGrid>
        </w:tblGridChange>
      </w:tblGrid>
      <w:tr>
        <w:trPr>
          <w:cantSplit w:val="0"/>
          <w:trHeight w:val="315" w:hRule="atLeast"/>
          <w:tblHeader w:val="0"/>
        </w:trPr>
        <w:tc>
          <w:tcPr>
            <w:gridSpan w:val="2"/>
            <w:tcBorders>
              <w:top w:color="000000" w:space="0" w:sz="6" w:val="single"/>
              <w:left w:color="000000" w:space="0" w:sz="6" w:val="single"/>
              <w:bottom w:color="cccccc" w:space="0" w:sz="6" w:val="single"/>
              <w:right w:color="000000"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669">
            <w:pPr>
              <w:widowControl w:val="0"/>
              <w:jc w:val="center"/>
              <w:rPr>
                <w:rFonts w:ascii="Arial" w:cs="Arial" w:eastAsia="Arial" w:hAnsi="Arial"/>
                <w:sz w:val="20"/>
                <w:szCs w:val="20"/>
              </w:rPr>
            </w:pPr>
            <w:r w:rsidDel="00000000" w:rsidR="00000000" w:rsidRPr="00000000">
              <w:rPr>
                <w:sz w:val="20"/>
                <w:szCs w:val="20"/>
                <w:rtl w:val="0"/>
              </w:rPr>
              <w:t xml:space="preserve">Results - Wet Season</w:t>
            </w:r>
            <w:r w:rsidDel="00000000" w:rsidR="00000000" w:rsidRPr="00000000">
              <w:rPr>
                <w:rtl w:val="0"/>
              </w:rPr>
            </w:r>
          </w:p>
        </w:tc>
        <w:tc>
          <w:tcPr>
            <w:gridSpan w:val="2"/>
            <w:tcBorders>
              <w:top w:color="000000" w:space="0" w:sz="6" w:val="single"/>
              <w:left w:color="cccccc" w:space="0" w:sz="6" w:val="single"/>
              <w:bottom w:color="cccccc" w:space="0" w:sz="6" w:val="single"/>
              <w:right w:color="000000"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66B">
            <w:pPr>
              <w:widowControl w:val="0"/>
              <w:jc w:val="center"/>
              <w:rPr>
                <w:rFonts w:ascii="Arial" w:cs="Arial" w:eastAsia="Arial" w:hAnsi="Arial"/>
                <w:sz w:val="20"/>
                <w:szCs w:val="20"/>
              </w:rPr>
            </w:pPr>
            <w:r w:rsidDel="00000000" w:rsidR="00000000" w:rsidRPr="00000000">
              <w:rPr>
                <w:sz w:val="20"/>
                <w:szCs w:val="20"/>
                <w:rtl w:val="0"/>
              </w:rPr>
              <w:t xml:space="preserve">Results - Dry Season</w:t>
            </w:r>
            <w:r w:rsidDel="00000000" w:rsidR="00000000" w:rsidRPr="00000000">
              <w:rPr>
                <w:rtl w:val="0"/>
              </w:rPr>
            </w:r>
          </w:p>
        </w:tc>
        <w:tc>
          <w:tcPr>
            <w:vMerge w:val="restart"/>
            <w:tcBorders>
              <w:top w:color="000000" w:space="0" w:sz="6" w:val="single"/>
              <w:left w:color="cccccc" w:space="0" w:sz="6" w:val="single"/>
              <w:bottom w:color="000000" w:space="0" w:sz="6" w:val="single"/>
              <w:right w:color="000000"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66D">
            <w:pPr>
              <w:widowControl w:val="0"/>
              <w:jc w:val="center"/>
              <w:rPr>
                <w:sz w:val="20"/>
                <w:szCs w:val="20"/>
              </w:rPr>
            </w:pPr>
            <w:r w:rsidDel="00000000" w:rsidR="00000000" w:rsidRPr="00000000">
              <w:rPr>
                <w:sz w:val="20"/>
                <w:szCs w:val="20"/>
                <w:rtl w:val="0"/>
              </w:rPr>
              <w:t xml:space="preserve">Ranking</w:t>
            </w:r>
          </w:p>
        </w:tc>
        <w:tc>
          <w:tcPr>
            <w:vMerge w:val="restart"/>
            <w:tcBorders>
              <w:top w:color="000000" w:space="0" w:sz="6" w:val="single"/>
              <w:left w:color="cccccc" w:space="0" w:sz="6" w:val="single"/>
              <w:bottom w:color="000000" w:space="0" w:sz="6" w:val="single"/>
              <w:right w:color="000000"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66E">
            <w:pPr>
              <w:widowControl w:val="0"/>
              <w:jc w:val="center"/>
              <w:rPr>
                <w:sz w:val="20"/>
                <w:szCs w:val="20"/>
              </w:rPr>
            </w:pPr>
            <w:r w:rsidDel="00000000" w:rsidR="00000000" w:rsidRPr="00000000">
              <w:rPr>
                <w:sz w:val="20"/>
                <w:szCs w:val="20"/>
                <w:rtl w:val="0"/>
              </w:rPr>
              <w:t xml:space="preserve">Scale: % of Run Exceeding 1,050 𝜇/cm Threshold in Relation to Historic Baseline</w:t>
            </w:r>
          </w:p>
        </w:tc>
      </w:tr>
      <w:tr>
        <w:trPr>
          <w:cantSplit w:val="0"/>
          <w:trHeight w:val="1170" w:hRule="atLeast"/>
          <w:tblHeader w:val="0"/>
        </w:trPr>
        <w:tc>
          <w:tcPr>
            <w:tcBorders>
              <w:top w:color="cccccc" w:space="0" w:sz="6" w:val="single"/>
              <w:left w:color="000000" w:space="0" w:sz="6" w:val="single"/>
              <w:bottom w:color="000000" w:space="0" w:sz="6" w:val="single"/>
              <w:right w:color="cccccc"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66F">
            <w:pPr>
              <w:widowControl w:val="0"/>
              <w:jc w:val="center"/>
              <w:rPr>
                <w:rFonts w:ascii="Arial" w:cs="Arial" w:eastAsia="Arial" w:hAnsi="Arial"/>
                <w:sz w:val="20"/>
                <w:szCs w:val="20"/>
              </w:rPr>
            </w:pPr>
            <w:r w:rsidDel="00000000" w:rsidR="00000000" w:rsidRPr="00000000">
              <w:rPr>
                <w:sz w:val="20"/>
                <w:szCs w:val="20"/>
                <w:rtl w:val="0"/>
              </w:rPr>
              <w:t xml:space="preserve">Moderate Vulnerability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670">
            <w:pPr>
              <w:widowControl w:val="0"/>
              <w:jc w:val="center"/>
              <w:rPr>
                <w:rFonts w:ascii="Arial" w:cs="Arial" w:eastAsia="Arial" w:hAnsi="Arial"/>
                <w:sz w:val="20"/>
                <w:szCs w:val="20"/>
              </w:rPr>
            </w:pPr>
            <w:r w:rsidDel="00000000" w:rsidR="00000000" w:rsidRPr="00000000">
              <w:rPr>
                <w:sz w:val="20"/>
                <w:szCs w:val="20"/>
                <w:rtl w:val="0"/>
              </w:rPr>
              <w:t xml:space="preserve">High Vulnerability</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671">
            <w:pPr>
              <w:widowControl w:val="0"/>
              <w:jc w:val="center"/>
              <w:rPr>
                <w:rFonts w:ascii="Arial" w:cs="Arial" w:eastAsia="Arial" w:hAnsi="Arial"/>
                <w:sz w:val="20"/>
                <w:szCs w:val="20"/>
              </w:rPr>
            </w:pPr>
            <w:r w:rsidDel="00000000" w:rsidR="00000000" w:rsidRPr="00000000">
              <w:rPr>
                <w:sz w:val="20"/>
                <w:szCs w:val="20"/>
                <w:rtl w:val="0"/>
              </w:rPr>
              <w:t xml:space="preserve">Moderate Vulnerability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672">
            <w:pPr>
              <w:widowControl w:val="0"/>
              <w:jc w:val="center"/>
              <w:rPr>
                <w:rFonts w:ascii="Arial" w:cs="Arial" w:eastAsia="Arial" w:hAnsi="Arial"/>
                <w:sz w:val="20"/>
                <w:szCs w:val="20"/>
              </w:rPr>
            </w:pPr>
            <w:r w:rsidDel="00000000" w:rsidR="00000000" w:rsidRPr="00000000">
              <w:rPr>
                <w:sz w:val="20"/>
                <w:szCs w:val="20"/>
                <w:rtl w:val="0"/>
              </w:rPr>
              <w:t xml:space="preserve">High Vulnerability</w:t>
            </w: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rPr>
                <w:rFonts w:ascii="Arial" w:cs="Arial" w:eastAsia="Arial" w:hAnsi="Arial"/>
                <w:sz w:val="20"/>
                <w:szCs w:val="20"/>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rPr>
                <w:rFonts w:ascii="Arial" w:cs="Arial" w:eastAsia="Arial" w:hAnsi="Arial"/>
                <w:sz w:val="20"/>
                <w:szCs w:val="20"/>
              </w:rPr>
            </w:pP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75">
            <w:pPr>
              <w:widowControl w:val="0"/>
              <w:jc w:val="center"/>
              <w:rPr>
                <w:rFonts w:ascii="Arial" w:cs="Arial" w:eastAsia="Arial" w:hAnsi="Arial"/>
                <w:sz w:val="20"/>
                <w:szCs w:val="20"/>
              </w:rPr>
            </w:pPr>
            <w:r w:rsidDel="00000000" w:rsidR="00000000" w:rsidRPr="00000000">
              <w:rPr>
                <w:sz w:val="20"/>
                <w:szCs w:val="20"/>
                <w:rtl w:val="0"/>
              </w:rPr>
              <w:t xml:space="preserve">30% Outflow Increase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76">
            <w:pPr>
              <w:widowControl w:val="0"/>
              <w:jc w:val="center"/>
              <w:rPr>
                <w:rFonts w:ascii="Arial" w:cs="Arial" w:eastAsia="Arial" w:hAnsi="Arial"/>
                <w:sz w:val="20"/>
                <w:szCs w:val="20"/>
              </w:rPr>
            </w:pPr>
            <w:r w:rsidDel="00000000" w:rsidR="00000000" w:rsidRPr="00000000">
              <w:rPr>
                <w:sz w:val="20"/>
                <w:szCs w:val="20"/>
                <w:rtl w:val="0"/>
              </w:rPr>
              <w:t xml:space="preserve">30% Outflow Increase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77">
            <w:pPr>
              <w:widowControl w:val="0"/>
              <w:jc w:val="center"/>
              <w:rPr>
                <w:rFonts w:ascii="Arial" w:cs="Arial" w:eastAsia="Arial" w:hAnsi="Arial"/>
                <w:sz w:val="20"/>
                <w:szCs w:val="20"/>
              </w:rPr>
            </w:pPr>
            <w:r w:rsidDel="00000000" w:rsidR="00000000" w:rsidRPr="00000000">
              <w:rPr>
                <w:sz w:val="20"/>
                <w:szCs w:val="20"/>
                <w:rtl w:val="0"/>
              </w:rPr>
              <w:t xml:space="preserve">30% Outflow Increase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7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79">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7A">
            <w:pPr>
              <w:widowControl w:val="0"/>
              <w:jc w:val="center"/>
              <w:rPr>
                <w:rFonts w:ascii="Arial" w:cs="Arial" w:eastAsia="Arial" w:hAnsi="Arial"/>
                <w:sz w:val="20"/>
                <w:szCs w:val="20"/>
              </w:rPr>
            </w:pPr>
            <w:r w:rsidDel="00000000" w:rsidR="00000000" w:rsidRPr="00000000">
              <w:rPr>
                <w:rFonts w:ascii="Nova Mono" w:cs="Nova Mono" w:eastAsia="Nova Mono" w:hAnsi="Nova Mono"/>
                <w:sz w:val="20"/>
                <w:szCs w:val="20"/>
                <w:rtl w:val="0"/>
              </w:rPr>
              <w:t xml:space="preserve">≥ 21% less</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7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7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7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7E">
            <w:pPr>
              <w:widowControl w:val="0"/>
              <w:jc w:val="center"/>
              <w:rPr>
                <w:rFonts w:ascii="Arial" w:cs="Arial" w:eastAsia="Arial" w:hAnsi="Arial"/>
                <w:sz w:val="20"/>
                <w:szCs w:val="20"/>
              </w:rPr>
            </w:pPr>
            <w:r w:rsidDel="00000000" w:rsidR="00000000" w:rsidRPr="00000000">
              <w:rPr>
                <w:sz w:val="20"/>
                <w:szCs w:val="20"/>
                <w:rtl w:val="0"/>
              </w:rPr>
              <w:t xml:space="preserve">30% Outflow Increase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7F">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80">
            <w:pPr>
              <w:widowControl w:val="0"/>
              <w:jc w:val="center"/>
              <w:rPr>
                <w:rFonts w:ascii="Arial" w:cs="Arial" w:eastAsia="Arial" w:hAnsi="Arial"/>
                <w:sz w:val="20"/>
                <w:szCs w:val="20"/>
              </w:rPr>
            </w:pPr>
            <w:r w:rsidDel="00000000" w:rsidR="00000000" w:rsidRPr="00000000">
              <w:rPr>
                <w:sz w:val="20"/>
                <w:szCs w:val="20"/>
                <w:rtl w:val="0"/>
              </w:rPr>
              <w:t xml:space="preserve">16-20%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8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8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8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8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85">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86">
            <w:pPr>
              <w:widowControl w:val="0"/>
              <w:jc w:val="center"/>
              <w:rPr>
                <w:rFonts w:ascii="Arial" w:cs="Arial" w:eastAsia="Arial" w:hAnsi="Arial"/>
                <w:sz w:val="20"/>
                <w:szCs w:val="20"/>
              </w:rPr>
            </w:pPr>
            <w:r w:rsidDel="00000000" w:rsidR="00000000" w:rsidRPr="00000000">
              <w:rPr>
                <w:sz w:val="20"/>
                <w:szCs w:val="20"/>
                <w:rtl w:val="0"/>
              </w:rPr>
              <w:t xml:space="preserve">11-15%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8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8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8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8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8B">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8C">
            <w:pPr>
              <w:widowControl w:val="0"/>
              <w:jc w:val="center"/>
              <w:rPr>
                <w:rFonts w:ascii="Arial" w:cs="Arial" w:eastAsia="Arial" w:hAnsi="Arial"/>
                <w:sz w:val="20"/>
                <w:szCs w:val="20"/>
              </w:rPr>
            </w:pPr>
            <w:r w:rsidDel="00000000" w:rsidR="00000000" w:rsidRPr="00000000">
              <w:rPr>
                <w:sz w:val="20"/>
                <w:szCs w:val="20"/>
                <w:rtl w:val="0"/>
              </w:rPr>
              <w:t xml:space="preserve">6-10%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8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8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8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9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91">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92">
            <w:pPr>
              <w:widowControl w:val="0"/>
              <w:jc w:val="center"/>
              <w:rPr>
                <w:rFonts w:ascii="Arial" w:cs="Arial" w:eastAsia="Arial" w:hAnsi="Arial"/>
                <w:sz w:val="20"/>
                <w:szCs w:val="20"/>
              </w:rPr>
            </w:pPr>
            <w:r w:rsidDel="00000000" w:rsidR="00000000" w:rsidRPr="00000000">
              <w:rPr>
                <w:sz w:val="20"/>
                <w:szCs w:val="20"/>
                <w:rtl w:val="0"/>
              </w:rPr>
              <w:t xml:space="preserve">1-5% less than Historic Baseline</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93">
            <w:pPr>
              <w:widowControl w:val="0"/>
              <w:jc w:val="center"/>
              <w:rPr>
                <w:rFonts w:ascii="Arial" w:cs="Arial" w:eastAsia="Arial" w:hAnsi="Arial"/>
                <w:sz w:val="20"/>
                <w:szCs w:val="20"/>
              </w:rPr>
            </w:pPr>
            <w:r w:rsidDel="00000000" w:rsidR="00000000" w:rsidRPr="00000000">
              <w:rPr>
                <w:sz w:val="20"/>
                <w:szCs w:val="20"/>
                <w:rtl w:val="0"/>
              </w:rPr>
              <w:t xml:space="preserve">Historic Baseline (37%)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94">
            <w:pPr>
              <w:widowControl w:val="0"/>
              <w:jc w:val="center"/>
              <w:rPr>
                <w:rFonts w:ascii="Arial" w:cs="Arial" w:eastAsia="Arial" w:hAnsi="Arial"/>
                <w:sz w:val="20"/>
                <w:szCs w:val="20"/>
              </w:rPr>
            </w:pPr>
            <w:r w:rsidDel="00000000" w:rsidR="00000000" w:rsidRPr="00000000">
              <w:rPr>
                <w:sz w:val="20"/>
                <w:szCs w:val="20"/>
                <w:rtl w:val="0"/>
              </w:rPr>
              <w:t xml:space="preserve">Historic Baseline (27%)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95">
            <w:pPr>
              <w:widowControl w:val="0"/>
              <w:jc w:val="center"/>
              <w:rPr>
                <w:rFonts w:ascii="Arial" w:cs="Arial" w:eastAsia="Arial" w:hAnsi="Arial"/>
                <w:sz w:val="20"/>
                <w:szCs w:val="20"/>
              </w:rPr>
            </w:pPr>
            <w:r w:rsidDel="00000000" w:rsidR="00000000" w:rsidRPr="00000000">
              <w:rPr>
                <w:sz w:val="20"/>
                <w:szCs w:val="20"/>
                <w:rtl w:val="0"/>
              </w:rPr>
              <w:t xml:space="preserve">Historic Baseline (24%)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96">
            <w:pPr>
              <w:widowControl w:val="0"/>
              <w:jc w:val="center"/>
              <w:rPr>
                <w:rFonts w:ascii="Arial" w:cs="Arial" w:eastAsia="Arial" w:hAnsi="Arial"/>
                <w:sz w:val="20"/>
                <w:szCs w:val="20"/>
              </w:rPr>
            </w:pPr>
            <w:r w:rsidDel="00000000" w:rsidR="00000000" w:rsidRPr="00000000">
              <w:rPr>
                <w:sz w:val="20"/>
                <w:szCs w:val="20"/>
                <w:rtl w:val="0"/>
              </w:rPr>
              <w:t xml:space="preserve">Historic Baseline (29%)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97">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98">
            <w:pPr>
              <w:widowControl w:val="0"/>
              <w:jc w:val="center"/>
              <w:rPr>
                <w:rFonts w:ascii="Arial" w:cs="Arial" w:eastAsia="Arial" w:hAnsi="Arial"/>
                <w:sz w:val="20"/>
                <w:szCs w:val="20"/>
              </w:rPr>
            </w:pPr>
            <w:r w:rsidDel="00000000" w:rsidR="00000000" w:rsidRPr="00000000">
              <w:rPr>
                <w:sz w:val="20"/>
                <w:szCs w:val="20"/>
                <w:rtl w:val="0"/>
              </w:rPr>
              <w:t xml:space="preserve">No deviation from Historic Baseline</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9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9A">
            <w:pPr>
              <w:widowControl w:val="0"/>
              <w:jc w:val="center"/>
              <w:rPr>
                <w:rFonts w:ascii="Arial" w:cs="Arial" w:eastAsia="Arial" w:hAnsi="Arial"/>
                <w:sz w:val="20"/>
                <w:szCs w:val="20"/>
              </w:rPr>
            </w:pPr>
            <w:r w:rsidDel="00000000" w:rsidR="00000000" w:rsidRPr="00000000">
              <w:rPr>
                <w:sz w:val="20"/>
                <w:szCs w:val="20"/>
                <w:rtl w:val="0"/>
              </w:rPr>
              <w:t xml:space="preserve">10% Outflow Decrease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9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9C">
            <w:pPr>
              <w:widowControl w:val="0"/>
              <w:jc w:val="center"/>
              <w:rPr>
                <w:rFonts w:ascii="Arial" w:cs="Arial" w:eastAsia="Arial" w:hAnsi="Arial"/>
                <w:sz w:val="20"/>
                <w:szCs w:val="20"/>
              </w:rPr>
            </w:pPr>
            <w:r w:rsidDel="00000000" w:rsidR="00000000" w:rsidRPr="00000000">
              <w:rPr>
                <w:sz w:val="20"/>
                <w:szCs w:val="20"/>
                <w:rtl w:val="0"/>
              </w:rPr>
              <w:t xml:space="preserve">10% Outflow Decrease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9D">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9E">
            <w:pPr>
              <w:widowControl w:val="0"/>
              <w:jc w:val="center"/>
              <w:rPr>
                <w:rFonts w:ascii="Arial" w:cs="Arial" w:eastAsia="Arial" w:hAnsi="Arial"/>
                <w:sz w:val="20"/>
                <w:szCs w:val="20"/>
              </w:rPr>
            </w:pPr>
            <w:r w:rsidDel="00000000" w:rsidR="00000000" w:rsidRPr="00000000">
              <w:rPr>
                <w:sz w:val="20"/>
                <w:szCs w:val="20"/>
                <w:rtl w:val="0"/>
              </w:rPr>
              <w:t xml:space="preserve">1-5% more than Historic Baseline</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9F">
            <w:pPr>
              <w:widowControl w:val="0"/>
              <w:jc w:val="center"/>
              <w:rPr>
                <w:rFonts w:ascii="Arial" w:cs="Arial" w:eastAsia="Arial" w:hAnsi="Arial"/>
                <w:sz w:val="20"/>
                <w:szCs w:val="20"/>
              </w:rPr>
            </w:pPr>
            <w:r w:rsidDel="00000000" w:rsidR="00000000" w:rsidRPr="00000000">
              <w:rPr>
                <w:sz w:val="20"/>
                <w:szCs w:val="20"/>
                <w:rtl w:val="0"/>
              </w:rPr>
              <w:t xml:space="preserve">10% Outflow Decrease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A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A1">
            <w:pPr>
              <w:widowControl w:val="0"/>
              <w:jc w:val="center"/>
              <w:rPr>
                <w:rFonts w:ascii="Arial" w:cs="Arial" w:eastAsia="Arial" w:hAnsi="Arial"/>
                <w:sz w:val="20"/>
                <w:szCs w:val="20"/>
              </w:rPr>
            </w:pPr>
            <w:r w:rsidDel="00000000" w:rsidR="00000000" w:rsidRPr="00000000">
              <w:rPr>
                <w:sz w:val="20"/>
                <w:szCs w:val="20"/>
                <w:rtl w:val="0"/>
              </w:rPr>
              <w:t xml:space="preserve">10% Outflow Decrease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A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A3">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A4">
            <w:pPr>
              <w:widowControl w:val="0"/>
              <w:jc w:val="center"/>
              <w:rPr>
                <w:rFonts w:ascii="Arial" w:cs="Arial" w:eastAsia="Arial" w:hAnsi="Arial"/>
                <w:sz w:val="20"/>
                <w:szCs w:val="20"/>
              </w:rPr>
            </w:pPr>
            <w:r w:rsidDel="00000000" w:rsidR="00000000" w:rsidRPr="00000000">
              <w:rPr>
                <w:sz w:val="20"/>
                <w:szCs w:val="20"/>
                <w:rtl w:val="0"/>
              </w:rPr>
              <w:t xml:space="preserve">6-10% more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A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A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A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A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A9">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AA">
            <w:pPr>
              <w:widowControl w:val="0"/>
              <w:jc w:val="center"/>
              <w:rPr>
                <w:rFonts w:ascii="Arial" w:cs="Arial" w:eastAsia="Arial" w:hAnsi="Arial"/>
                <w:sz w:val="20"/>
                <w:szCs w:val="20"/>
              </w:rPr>
            </w:pPr>
            <w:r w:rsidDel="00000000" w:rsidR="00000000" w:rsidRPr="00000000">
              <w:rPr>
                <w:sz w:val="20"/>
                <w:szCs w:val="20"/>
                <w:rtl w:val="0"/>
              </w:rPr>
              <w:t xml:space="preserve">11-15% more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A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A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A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A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AF">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B0">
            <w:pPr>
              <w:widowControl w:val="0"/>
              <w:jc w:val="center"/>
              <w:rPr>
                <w:rFonts w:ascii="Arial" w:cs="Arial" w:eastAsia="Arial" w:hAnsi="Arial"/>
                <w:sz w:val="20"/>
                <w:szCs w:val="20"/>
              </w:rPr>
            </w:pPr>
            <w:r w:rsidDel="00000000" w:rsidR="00000000" w:rsidRPr="00000000">
              <w:rPr>
                <w:sz w:val="20"/>
                <w:szCs w:val="20"/>
                <w:rtl w:val="0"/>
              </w:rPr>
              <w:t xml:space="preserve">16-20% more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B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B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B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B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B5">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B6">
            <w:pPr>
              <w:widowControl w:val="0"/>
              <w:jc w:val="center"/>
              <w:rPr>
                <w:rFonts w:ascii="Arial" w:cs="Arial" w:eastAsia="Arial" w:hAnsi="Arial"/>
                <w:sz w:val="20"/>
                <w:szCs w:val="20"/>
              </w:rPr>
            </w:pPr>
            <w:r w:rsidDel="00000000" w:rsidR="00000000" w:rsidRPr="00000000">
              <w:rPr>
                <w:rFonts w:ascii="Nova Mono" w:cs="Nova Mono" w:eastAsia="Nova Mono" w:hAnsi="Nova Mono"/>
                <w:sz w:val="20"/>
                <w:szCs w:val="20"/>
                <w:rtl w:val="0"/>
              </w:rPr>
              <w:t xml:space="preserve">≥ 21% more</w:t>
            </w:r>
            <w:r w:rsidDel="00000000" w:rsidR="00000000" w:rsidRPr="00000000">
              <w:rPr>
                <w:rtl w:val="0"/>
              </w:rPr>
            </w:r>
          </w:p>
        </w:tc>
      </w:tr>
    </w:tbl>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Given the results, and that Historic Baseline is anchored at 0, the following scores were assigned to each adaptation scenario, as follows:</w:t>
      </w:r>
    </w:p>
    <w:p w:rsidR="00000000" w:rsidDel="00000000" w:rsidP="00000000" w:rsidRDefault="00000000" w:rsidRPr="00000000" w14:paraId="000006B9">
      <w:pPr>
        <w:rPr>
          <w:b w:val="1"/>
          <w:bCs w:val="1"/>
        </w:rPr>
      </w:pPr>
      <w:r w:rsidDel="00000000" w:rsidR="00000000" w:rsidRPr="00000000">
        <w:rPr>
          <w:b w:val="1"/>
          <w:bCs w:val="1"/>
          <w:rtl w:val="0"/>
        </w:rPr>
        <w:t xml:space="preserve">WET SEASON</w:t>
      </w:r>
    </w:p>
    <w:p w:rsidR="00000000" w:rsidDel="00000000" w:rsidP="00000000" w:rsidRDefault="00000000" w:rsidRPr="00000000" w14:paraId="000006BA">
      <w:pPr>
        <w:rPr>
          <w:b w:val="1"/>
          <w:bCs w:val="1"/>
        </w:rPr>
      </w:pPr>
      <w:r w:rsidDel="00000000" w:rsidR="00000000" w:rsidRPr="00000000">
        <w:rPr>
          <w:b w:val="1"/>
          <w:bCs w:val="1"/>
          <w:rtl w:val="0"/>
        </w:rPr>
        <w:tab/>
        <w:tab/>
        <w:t xml:space="preserve">MODERATE VULNERABILITY:</w:t>
      </w:r>
    </w:p>
    <w:p w:rsidR="00000000" w:rsidDel="00000000" w:rsidP="00000000" w:rsidRDefault="00000000" w:rsidRPr="00000000" w14:paraId="000006BB">
      <w:pPr>
        <w:rPr>
          <w:b w:val="1"/>
          <w:bCs w:val="1"/>
        </w:rPr>
      </w:pPr>
      <w:r w:rsidDel="00000000" w:rsidR="00000000" w:rsidRPr="00000000">
        <w:rPr>
          <w:b w:val="1"/>
          <w:bCs w:val="1"/>
          <w:rtl w:val="0"/>
        </w:rPr>
        <w:tab/>
        <w:tab/>
        <w:tab/>
        <w:t xml:space="preserve">30% Outflow Increase: 5</w:t>
      </w:r>
    </w:p>
    <w:p w:rsidR="00000000" w:rsidDel="00000000" w:rsidP="00000000" w:rsidRDefault="00000000" w:rsidRPr="00000000" w14:paraId="000006BC">
      <w:pPr>
        <w:rPr>
          <w:b w:val="1"/>
          <w:bCs w:val="1"/>
        </w:rPr>
      </w:pPr>
      <w:r w:rsidDel="00000000" w:rsidR="00000000" w:rsidRPr="00000000">
        <w:rPr>
          <w:b w:val="1"/>
          <w:bCs w:val="1"/>
          <w:rtl w:val="0"/>
        </w:rPr>
        <w:tab/>
        <w:tab/>
        <w:tab/>
        <w:t xml:space="preserve">Historic Baseline: 0</w:t>
      </w:r>
    </w:p>
    <w:p w:rsidR="00000000" w:rsidDel="00000000" w:rsidP="00000000" w:rsidRDefault="00000000" w:rsidRPr="00000000" w14:paraId="000006BD">
      <w:pPr>
        <w:rPr>
          <w:b w:val="1"/>
          <w:bCs w:val="1"/>
        </w:rPr>
      </w:pPr>
      <w:r w:rsidDel="00000000" w:rsidR="00000000" w:rsidRPr="00000000">
        <w:rPr>
          <w:b w:val="1"/>
          <w:bCs w:val="1"/>
          <w:rtl w:val="0"/>
        </w:rPr>
        <w:tab/>
        <w:tab/>
        <w:tab/>
        <w:t xml:space="preserve">10% Outflow Decrease: -2</w:t>
      </w:r>
    </w:p>
    <w:p w:rsidR="00000000" w:rsidDel="00000000" w:rsidP="00000000" w:rsidRDefault="00000000" w:rsidRPr="00000000" w14:paraId="000006BE">
      <w:pPr>
        <w:rPr>
          <w:b w:val="1"/>
          <w:bCs w:val="1"/>
        </w:rPr>
      </w:pPr>
      <w:r w:rsidDel="00000000" w:rsidR="00000000" w:rsidRPr="00000000">
        <w:rPr>
          <w:rtl w:val="0"/>
        </w:rPr>
      </w:r>
    </w:p>
    <w:p w:rsidR="00000000" w:rsidDel="00000000" w:rsidP="00000000" w:rsidRDefault="00000000" w:rsidRPr="00000000" w14:paraId="000006BF">
      <w:pPr>
        <w:ind w:left="720" w:firstLine="720"/>
        <w:rPr>
          <w:b w:val="1"/>
          <w:bCs w:val="1"/>
        </w:rPr>
      </w:pPr>
      <w:r w:rsidDel="00000000" w:rsidR="00000000" w:rsidRPr="00000000">
        <w:rPr>
          <w:b w:val="1"/>
          <w:bCs w:val="1"/>
          <w:rtl w:val="0"/>
        </w:rPr>
        <w:t xml:space="preserve">HIGH VULNERABILITY:</w:t>
      </w:r>
    </w:p>
    <w:p w:rsidR="00000000" w:rsidDel="00000000" w:rsidP="00000000" w:rsidRDefault="00000000" w:rsidRPr="00000000" w14:paraId="000006C0">
      <w:pPr>
        <w:rPr>
          <w:b w:val="1"/>
          <w:bCs w:val="1"/>
        </w:rPr>
      </w:pPr>
      <w:r w:rsidDel="00000000" w:rsidR="00000000" w:rsidRPr="00000000">
        <w:rPr>
          <w:b w:val="1"/>
          <w:bCs w:val="1"/>
          <w:rtl w:val="0"/>
        </w:rPr>
        <w:tab/>
        <w:tab/>
        <w:tab/>
        <w:t xml:space="preserve">30% Outflow Increase: 5</w:t>
      </w:r>
    </w:p>
    <w:p w:rsidR="00000000" w:rsidDel="00000000" w:rsidP="00000000" w:rsidRDefault="00000000" w:rsidRPr="00000000" w14:paraId="000006C1">
      <w:pPr>
        <w:rPr>
          <w:b w:val="1"/>
          <w:bCs w:val="1"/>
        </w:rPr>
      </w:pPr>
      <w:r w:rsidDel="00000000" w:rsidR="00000000" w:rsidRPr="00000000">
        <w:rPr>
          <w:b w:val="1"/>
          <w:bCs w:val="1"/>
          <w:rtl w:val="0"/>
        </w:rPr>
        <w:tab/>
        <w:tab/>
        <w:tab/>
        <w:t xml:space="preserve">Historic Baseline: 0</w:t>
      </w:r>
    </w:p>
    <w:p w:rsidR="00000000" w:rsidDel="00000000" w:rsidP="00000000" w:rsidRDefault="00000000" w:rsidRPr="00000000" w14:paraId="000006C2">
      <w:pPr>
        <w:rPr>
          <w:b w:val="1"/>
          <w:bCs w:val="1"/>
        </w:rPr>
      </w:pPr>
      <w:r w:rsidDel="00000000" w:rsidR="00000000" w:rsidRPr="00000000">
        <w:rPr>
          <w:b w:val="1"/>
          <w:bCs w:val="1"/>
          <w:rtl w:val="0"/>
        </w:rPr>
        <w:tab/>
        <w:tab/>
        <w:tab/>
        <w:t xml:space="preserve">10% Outflow Decrease: -1</w:t>
      </w:r>
    </w:p>
    <w:p w:rsidR="00000000" w:rsidDel="00000000" w:rsidP="00000000" w:rsidRDefault="00000000" w:rsidRPr="00000000" w14:paraId="000006C3">
      <w:pPr>
        <w:rPr>
          <w:b w:val="1"/>
          <w:bCs w:val="1"/>
        </w:rPr>
      </w:pPr>
      <w:r w:rsidDel="00000000" w:rsidR="00000000" w:rsidRPr="00000000">
        <w:rPr>
          <w:rtl w:val="0"/>
        </w:rPr>
      </w:r>
    </w:p>
    <w:p w:rsidR="00000000" w:rsidDel="00000000" w:rsidP="00000000" w:rsidRDefault="00000000" w:rsidRPr="00000000" w14:paraId="000006C4">
      <w:pPr>
        <w:rPr>
          <w:b w:val="1"/>
          <w:bCs w:val="1"/>
        </w:rPr>
      </w:pPr>
      <w:r w:rsidDel="00000000" w:rsidR="00000000" w:rsidRPr="00000000">
        <w:rPr>
          <w:b w:val="1"/>
          <w:bCs w:val="1"/>
          <w:rtl w:val="0"/>
        </w:rPr>
        <w:t xml:space="preserve">DRY SEASON</w:t>
      </w:r>
    </w:p>
    <w:p w:rsidR="00000000" w:rsidDel="00000000" w:rsidP="00000000" w:rsidRDefault="00000000" w:rsidRPr="00000000" w14:paraId="000006C5">
      <w:pPr>
        <w:rPr>
          <w:b w:val="1"/>
          <w:bCs w:val="1"/>
        </w:rPr>
      </w:pPr>
      <w:r w:rsidDel="00000000" w:rsidR="00000000" w:rsidRPr="00000000">
        <w:rPr>
          <w:b w:val="1"/>
          <w:bCs w:val="1"/>
          <w:rtl w:val="0"/>
        </w:rPr>
        <w:tab/>
        <w:tab/>
        <w:t xml:space="preserve">MODERATE VULNERABILITY:</w:t>
      </w:r>
    </w:p>
    <w:p w:rsidR="00000000" w:rsidDel="00000000" w:rsidP="00000000" w:rsidRDefault="00000000" w:rsidRPr="00000000" w14:paraId="000006C6">
      <w:pPr>
        <w:rPr>
          <w:b w:val="1"/>
          <w:bCs w:val="1"/>
        </w:rPr>
      </w:pPr>
      <w:r w:rsidDel="00000000" w:rsidR="00000000" w:rsidRPr="00000000">
        <w:rPr>
          <w:b w:val="1"/>
          <w:bCs w:val="1"/>
          <w:rtl w:val="0"/>
        </w:rPr>
        <w:tab/>
        <w:tab/>
        <w:tab/>
        <w:t xml:space="preserve">30% Outflow Increase: 5</w:t>
      </w:r>
    </w:p>
    <w:p w:rsidR="00000000" w:rsidDel="00000000" w:rsidP="00000000" w:rsidRDefault="00000000" w:rsidRPr="00000000" w14:paraId="000006C7">
      <w:pPr>
        <w:rPr>
          <w:b w:val="1"/>
          <w:bCs w:val="1"/>
        </w:rPr>
      </w:pPr>
      <w:r w:rsidDel="00000000" w:rsidR="00000000" w:rsidRPr="00000000">
        <w:rPr>
          <w:b w:val="1"/>
          <w:bCs w:val="1"/>
          <w:rtl w:val="0"/>
        </w:rPr>
        <w:tab/>
        <w:tab/>
        <w:tab/>
        <w:t xml:space="preserve">Historic Baseline: 0</w:t>
      </w:r>
    </w:p>
    <w:p w:rsidR="00000000" w:rsidDel="00000000" w:rsidP="00000000" w:rsidRDefault="00000000" w:rsidRPr="00000000" w14:paraId="000006C8">
      <w:pPr>
        <w:rPr>
          <w:b w:val="1"/>
          <w:bCs w:val="1"/>
        </w:rPr>
      </w:pPr>
      <w:r w:rsidDel="00000000" w:rsidR="00000000" w:rsidRPr="00000000">
        <w:rPr>
          <w:b w:val="1"/>
          <w:bCs w:val="1"/>
          <w:rtl w:val="0"/>
        </w:rPr>
        <w:tab/>
        <w:tab/>
        <w:tab/>
        <w:t xml:space="preserve">10% Outflow Decrease: -2</w:t>
      </w:r>
    </w:p>
    <w:p w:rsidR="00000000" w:rsidDel="00000000" w:rsidP="00000000" w:rsidRDefault="00000000" w:rsidRPr="00000000" w14:paraId="000006C9">
      <w:pPr>
        <w:rPr>
          <w:b w:val="1"/>
          <w:bCs w:val="1"/>
        </w:rPr>
      </w:pPr>
      <w:r w:rsidDel="00000000" w:rsidR="00000000" w:rsidRPr="00000000">
        <w:rPr>
          <w:rtl w:val="0"/>
        </w:rPr>
      </w:r>
    </w:p>
    <w:p w:rsidR="00000000" w:rsidDel="00000000" w:rsidP="00000000" w:rsidRDefault="00000000" w:rsidRPr="00000000" w14:paraId="000006CA">
      <w:pPr>
        <w:ind w:left="720" w:firstLine="720"/>
        <w:rPr>
          <w:b w:val="1"/>
          <w:bCs w:val="1"/>
        </w:rPr>
      </w:pPr>
      <w:r w:rsidDel="00000000" w:rsidR="00000000" w:rsidRPr="00000000">
        <w:rPr>
          <w:b w:val="1"/>
          <w:bCs w:val="1"/>
          <w:rtl w:val="0"/>
        </w:rPr>
        <w:t xml:space="preserve">HIGH VULNERABILITY:</w:t>
      </w:r>
    </w:p>
    <w:p w:rsidR="00000000" w:rsidDel="00000000" w:rsidP="00000000" w:rsidRDefault="00000000" w:rsidRPr="00000000" w14:paraId="000006CB">
      <w:pPr>
        <w:rPr>
          <w:b w:val="1"/>
          <w:bCs w:val="1"/>
        </w:rPr>
      </w:pPr>
      <w:r w:rsidDel="00000000" w:rsidR="00000000" w:rsidRPr="00000000">
        <w:rPr>
          <w:b w:val="1"/>
          <w:bCs w:val="1"/>
          <w:rtl w:val="0"/>
        </w:rPr>
        <w:tab/>
        <w:tab/>
        <w:tab/>
        <w:t xml:space="preserve">30% Outflow Increase: 4</w:t>
      </w:r>
    </w:p>
    <w:p w:rsidR="00000000" w:rsidDel="00000000" w:rsidP="00000000" w:rsidRDefault="00000000" w:rsidRPr="00000000" w14:paraId="000006CC">
      <w:pPr>
        <w:rPr>
          <w:b w:val="1"/>
          <w:bCs w:val="1"/>
        </w:rPr>
      </w:pPr>
      <w:r w:rsidDel="00000000" w:rsidR="00000000" w:rsidRPr="00000000">
        <w:rPr>
          <w:b w:val="1"/>
          <w:bCs w:val="1"/>
          <w:rtl w:val="0"/>
        </w:rPr>
        <w:tab/>
        <w:tab/>
        <w:tab/>
        <w:t xml:space="preserve">Historic Baseline: 0</w:t>
      </w:r>
    </w:p>
    <w:p w:rsidR="00000000" w:rsidDel="00000000" w:rsidP="00000000" w:rsidRDefault="00000000" w:rsidRPr="00000000" w14:paraId="000006CD">
      <w:pPr>
        <w:rPr/>
      </w:pPr>
      <w:r w:rsidDel="00000000" w:rsidR="00000000" w:rsidRPr="00000000">
        <w:rPr>
          <w:b w:val="1"/>
          <w:bCs w:val="1"/>
          <w:rtl w:val="0"/>
        </w:rPr>
        <w:tab/>
        <w:tab/>
        <w:tab/>
        <w:t xml:space="preserve">10% Outflow Decrease: -1</w:t>
      </w:r>
      <w:r w:rsidDel="00000000" w:rsidR="00000000" w:rsidRPr="00000000">
        <w:rPr>
          <w:rtl w:val="0"/>
        </w:rPr>
      </w:r>
    </w:p>
    <w:p w:rsidR="00000000" w:rsidDel="00000000" w:rsidP="00000000" w:rsidRDefault="00000000" w:rsidRPr="00000000" w14:paraId="000006CE">
      <w:pPr>
        <w:pStyle w:val="Heading4"/>
        <w:rPr/>
      </w:pPr>
      <w:bookmarkStart w:colFirst="0" w:colLast="0" w:name="_24kxidcmlf7h" w:id="49"/>
      <w:bookmarkEnd w:id="49"/>
      <w:r w:rsidDel="00000000" w:rsidR="00000000" w:rsidRPr="00000000">
        <w:rPr>
          <w:rtl w:val="0"/>
        </w:rPr>
        <w:t xml:space="preserve">Adaptation Scenario Analysis</w:t>
      </w:r>
    </w:p>
    <w:p w:rsidR="00000000" w:rsidDel="00000000" w:rsidP="00000000" w:rsidRDefault="00000000" w:rsidRPr="00000000" w14:paraId="000006CF">
      <w:pPr>
        <w:rPr/>
      </w:pPr>
      <w:r w:rsidDel="00000000" w:rsidR="00000000" w:rsidRPr="00000000">
        <w:rPr>
          <w:rtl w:val="0"/>
        </w:rPr>
        <w:t xml:space="preserve">The wet season was considered to be October 1 through March 31, and the dry season was April 1 to September 30. For Salinity Impacts to in-Delta Drinking Water, the dry season percentage of total run threshold exceedance was less than that of the wet season across all adaptation scenarios. Eco Machine and New Green Watershed performed the best in both the wet season and the dry season. A ranking score was determined for each of the runs (Table 14), given that Business As Usual is anchored at 0, and the percentage of the run exceeding the 1,050 𝜇/cm threshold was as follows:</w:t>
      </w:r>
    </w:p>
    <w:p w:rsidR="00000000" w:rsidDel="00000000" w:rsidP="00000000" w:rsidRDefault="00000000" w:rsidRPr="00000000" w14:paraId="000006D0">
      <w:pPr>
        <w:rPr/>
      </w:pPr>
      <w:r w:rsidDel="00000000" w:rsidR="00000000" w:rsidRPr="00000000">
        <w:rPr>
          <w:rtl w:val="0"/>
        </w:rPr>
        <w:tab/>
      </w:r>
      <w:r w:rsidDel="00000000" w:rsidR="00000000" w:rsidRPr="00000000">
        <w:rPr>
          <w:b w:val="1"/>
          <w:bCs w:val="1"/>
          <w:rtl w:val="0"/>
        </w:rPr>
        <w:t xml:space="preserve">Business As Usual: </w:t>
      </w:r>
      <w:r w:rsidDel="00000000" w:rsidR="00000000" w:rsidRPr="00000000">
        <w:rPr>
          <w:rtl w:val="0"/>
        </w:rPr>
        <w:t xml:space="preserve">WET 10% / DRY 7%</w:t>
      </w:r>
    </w:p>
    <w:p w:rsidR="00000000" w:rsidDel="00000000" w:rsidP="00000000" w:rsidRDefault="00000000" w:rsidRPr="00000000" w14:paraId="000006D1">
      <w:pPr>
        <w:ind w:firstLine="720"/>
        <w:rPr/>
      </w:pPr>
      <w:r w:rsidDel="00000000" w:rsidR="00000000" w:rsidRPr="00000000">
        <w:rPr>
          <w:b w:val="1"/>
          <w:bCs w:val="1"/>
          <w:rtl w:val="0"/>
        </w:rPr>
        <w:t xml:space="preserve">Bolster and Fortify:</w:t>
      </w:r>
      <w:r w:rsidDel="00000000" w:rsidR="00000000" w:rsidRPr="00000000">
        <w:rPr>
          <w:rtl w:val="0"/>
        </w:rPr>
        <w:t xml:space="preserve"> WET 11% / DRY 7%</w:t>
      </w:r>
    </w:p>
    <w:p w:rsidR="00000000" w:rsidDel="00000000" w:rsidP="00000000" w:rsidRDefault="00000000" w:rsidRPr="00000000" w14:paraId="000006D2">
      <w:pPr>
        <w:rPr/>
      </w:pPr>
      <w:r w:rsidDel="00000000" w:rsidR="00000000" w:rsidRPr="00000000">
        <w:rPr>
          <w:b w:val="1"/>
          <w:bCs w:val="1"/>
          <w:rtl w:val="0"/>
        </w:rPr>
        <w:tab/>
        <w:t xml:space="preserve">Eco Machine: </w:t>
      </w:r>
      <w:r w:rsidDel="00000000" w:rsidR="00000000" w:rsidRPr="00000000">
        <w:rPr>
          <w:rtl w:val="0"/>
        </w:rPr>
        <w:t xml:space="preserve">WET 8% / DRY 6%</w:t>
      </w:r>
    </w:p>
    <w:p w:rsidR="00000000" w:rsidDel="00000000" w:rsidP="00000000" w:rsidRDefault="00000000" w:rsidRPr="00000000" w14:paraId="000006D3">
      <w:pPr>
        <w:rPr/>
      </w:pPr>
      <w:r w:rsidDel="00000000" w:rsidR="00000000" w:rsidRPr="00000000">
        <w:rPr>
          <w:b w:val="1"/>
          <w:bCs w:val="1"/>
          <w:rtl w:val="0"/>
        </w:rPr>
        <w:tab/>
        <w:t xml:space="preserve">New Green Watershed: </w:t>
      </w:r>
      <w:r w:rsidDel="00000000" w:rsidR="00000000" w:rsidRPr="00000000">
        <w:rPr>
          <w:rtl w:val="0"/>
        </w:rPr>
        <w:t xml:space="preserve">WET 8% / DRY 7%</w:t>
      </w:r>
    </w:p>
    <w:p w:rsidR="00000000" w:rsidDel="00000000" w:rsidP="00000000" w:rsidRDefault="00000000" w:rsidRPr="00000000" w14:paraId="000006D4">
      <w:pPr>
        <w:rPr/>
      </w:pPr>
      <w:r w:rsidDel="00000000" w:rsidR="00000000" w:rsidRPr="00000000">
        <w:rPr>
          <w:b w:val="1"/>
          <w:bCs w:val="1"/>
          <w:rtl w:val="0"/>
        </w:rPr>
        <w:tab/>
        <w:t xml:space="preserve">Calling on Reserves:</w:t>
      </w:r>
      <w:r w:rsidDel="00000000" w:rsidR="00000000" w:rsidRPr="00000000">
        <w:rPr>
          <w:rtl w:val="0"/>
        </w:rPr>
        <w:t xml:space="preserve"> WET 14% / DRY 7%</w:t>
      </w:r>
    </w:p>
    <w:p w:rsidR="00000000" w:rsidDel="00000000" w:rsidP="00000000" w:rsidRDefault="00000000" w:rsidRPr="00000000" w14:paraId="000006D5">
      <w:pPr>
        <w:rPr/>
      </w:pPr>
      <w:r w:rsidDel="00000000" w:rsidR="00000000" w:rsidRPr="00000000">
        <w:rPr>
          <w:b w:val="1"/>
          <w:bCs w:val="1"/>
          <w:rtl w:val="0"/>
        </w:rPr>
        <w:tab/>
        <w:t xml:space="preserve">A Tunnel:</w:t>
      </w:r>
      <w:r w:rsidDel="00000000" w:rsidR="00000000" w:rsidRPr="00000000">
        <w:rPr>
          <w:rtl w:val="0"/>
        </w:rPr>
        <w:t xml:space="preserve"> WET 17% / DRY 7%</w:t>
      </w:r>
    </w:p>
    <w:p w:rsidR="00000000" w:rsidDel="00000000" w:rsidP="00000000" w:rsidRDefault="00000000" w:rsidRPr="00000000" w14:paraId="000006D6">
      <w:pPr>
        <w:rPr>
          <w:b w:val="1"/>
          <w:bCs w:val="1"/>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Table 14. Comparative ranking scale results of the adaptation scenario runs, for total percentage of run threshold exceedances, broken down by wet and dry seasons.</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925"/>
        <w:gridCol w:w="990"/>
        <w:gridCol w:w="3315"/>
        <w:tblGridChange w:id="0">
          <w:tblGrid>
            <w:gridCol w:w="2130"/>
            <w:gridCol w:w="2925"/>
            <w:gridCol w:w="990"/>
            <w:gridCol w:w="331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6D8">
            <w:pPr>
              <w:widowControl w:val="0"/>
              <w:jc w:val="center"/>
              <w:rPr>
                <w:rFonts w:ascii="Arial" w:cs="Arial" w:eastAsia="Arial" w:hAnsi="Arial"/>
                <w:sz w:val="20"/>
                <w:szCs w:val="20"/>
              </w:rPr>
            </w:pPr>
            <w:r w:rsidDel="00000000" w:rsidR="00000000" w:rsidRPr="00000000">
              <w:rPr>
                <w:sz w:val="20"/>
                <w:szCs w:val="20"/>
                <w:rtl w:val="0"/>
              </w:rPr>
              <w:t xml:space="preserve">Results - Wet Season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6D9">
            <w:pPr>
              <w:widowControl w:val="0"/>
              <w:jc w:val="center"/>
              <w:rPr>
                <w:rFonts w:ascii="Arial" w:cs="Arial" w:eastAsia="Arial" w:hAnsi="Arial"/>
                <w:sz w:val="20"/>
                <w:szCs w:val="20"/>
              </w:rPr>
            </w:pPr>
            <w:r w:rsidDel="00000000" w:rsidR="00000000" w:rsidRPr="00000000">
              <w:rPr>
                <w:sz w:val="20"/>
                <w:szCs w:val="20"/>
                <w:rtl w:val="0"/>
              </w:rPr>
              <w:t xml:space="preserve">Results - Dry Season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6DA">
            <w:pPr>
              <w:widowControl w:val="0"/>
              <w:jc w:val="center"/>
              <w:rPr>
                <w:rFonts w:ascii="Arial" w:cs="Arial" w:eastAsia="Arial" w:hAnsi="Arial"/>
                <w:sz w:val="20"/>
                <w:szCs w:val="20"/>
              </w:rPr>
            </w:pPr>
            <w:r w:rsidDel="00000000" w:rsidR="00000000" w:rsidRPr="00000000">
              <w:rPr>
                <w:sz w:val="20"/>
                <w:szCs w:val="20"/>
                <w:rtl w:val="0"/>
              </w:rPr>
              <w:t xml:space="preserve">Ranking</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6DB">
            <w:pPr>
              <w:widowControl w:val="0"/>
              <w:jc w:val="center"/>
              <w:rPr>
                <w:rFonts w:ascii="Arial" w:cs="Arial" w:eastAsia="Arial" w:hAnsi="Arial"/>
                <w:sz w:val="20"/>
                <w:szCs w:val="20"/>
              </w:rPr>
            </w:pPr>
            <w:r w:rsidDel="00000000" w:rsidR="00000000" w:rsidRPr="00000000">
              <w:rPr>
                <w:sz w:val="20"/>
                <w:szCs w:val="20"/>
                <w:rtl w:val="0"/>
              </w:rPr>
              <w:t xml:space="preserve">Scale: % of Run Exceeding 1,050 𝜇/cm Threshold in Relation to Business As Usual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D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D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DE">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DF">
            <w:pPr>
              <w:widowControl w:val="0"/>
              <w:jc w:val="center"/>
              <w:rPr>
                <w:rFonts w:ascii="Arial" w:cs="Arial" w:eastAsia="Arial" w:hAnsi="Arial"/>
                <w:sz w:val="20"/>
                <w:szCs w:val="20"/>
              </w:rPr>
            </w:pPr>
            <w:r w:rsidDel="00000000" w:rsidR="00000000" w:rsidRPr="00000000">
              <w:rPr>
                <w:rFonts w:ascii="Nova Mono" w:cs="Nova Mono" w:eastAsia="Nova Mono" w:hAnsi="Nova Mono"/>
                <w:sz w:val="20"/>
                <w:szCs w:val="20"/>
                <w:rtl w:val="0"/>
              </w:rPr>
              <w:t xml:space="preserve">≥ 5%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E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E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E2">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E3">
            <w:pPr>
              <w:widowControl w:val="0"/>
              <w:jc w:val="center"/>
              <w:rPr>
                <w:rFonts w:ascii="Arial" w:cs="Arial" w:eastAsia="Arial" w:hAnsi="Arial"/>
                <w:sz w:val="20"/>
                <w:szCs w:val="20"/>
              </w:rPr>
            </w:pPr>
            <w:r w:rsidDel="00000000" w:rsidR="00000000" w:rsidRPr="00000000">
              <w:rPr>
                <w:sz w:val="20"/>
                <w:szCs w:val="20"/>
                <w:rtl w:val="0"/>
              </w:rPr>
              <w:t xml:space="preserve">4%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E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E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E6">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E7">
            <w:pPr>
              <w:widowControl w:val="0"/>
              <w:jc w:val="center"/>
              <w:rPr>
                <w:rFonts w:ascii="Arial" w:cs="Arial" w:eastAsia="Arial" w:hAnsi="Arial"/>
                <w:sz w:val="20"/>
                <w:szCs w:val="20"/>
              </w:rPr>
            </w:pPr>
            <w:r w:rsidDel="00000000" w:rsidR="00000000" w:rsidRPr="00000000">
              <w:rPr>
                <w:sz w:val="20"/>
                <w:szCs w:val="20"/>
                <w:rtl w:val="0"/>
              </w:rPr>
              <w:t xml:space="preserve">3% less</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E8">
            <w:pPr>
              <w:widowControl w:val="0"/>
              <w:jc w:val="center"/>
              <w:rPr>
                <w:rFonts w:ascii="Arial" w:cs="Arial" w:eastAsia="Arial" w:hAnsi="Arial"/>
                <w:sz w:val="20"/>
                <w:szCs w:val="20"/>
              </w:rPr>
            </w:pPr>
            <w:r w:rsidDel="00000000" w:rsidR="00000000" w:rsidRPr="00000000">
              <w:rPr>
                <w:sz w:val="20"/>
                <w:szCs w:val="20"/>
                <w:rtl w:val="0"/>
              </w:rPr>
              <w:t xml:space="preserve">Eco Machine, New Green Watershed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E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EA">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EB">
            <w:pPr>
              <w:widowControl w:val="0"/>
              <w:jc w:val="center"/>
              <w:rPr>
                <w:rFonts w:ascii="Arial" w:cs="Arial" w:eastAsia="Arial" w:hAnsi="Arial"/>
                <w:sz w:val="20"/>
                <w:szCs w:val="20"/>
              </w:rPr>
            </w:pPr>
            <w:r w:rsidDel="00000000" w:rsidR="00000000" w:rsidRPr="00000000">
              <w:rPr>
                <w:sz w:val="20"/>
                <w:szCs w:val="20"/>
                <w:rtl w:val="0"/>
              </w:rPr>
              <w:t xml:space="preserve">2%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E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ED">
            <w:pPr>
              <w:widowControl w:val="0"/>
              <w:jc w:val="center"/>
              <w:rPr>
                <w:rFonts w:ascii="Arial" w:cs="Arial" w:eastAsia="Arial" w:hAnsi="Arial"/>
                <w:sz w:val="20"/>
                <w:szCs w:val="20"/>
              </w:rPr>
            </w:pPr>
            <w:r w:rsidDel="00000000" w:rsidR="00000000" w:rsidRPr="00000000">
              <w:rPr>
                <w:sz w:val="20"/>
                <w:szCs w:val="20"/>
                <w:rtl w:val="0"/>
              </w:rPr>
              <w:t xml:space="preserve">Eco Machine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EE">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EF">
            <w:pPr>
              <w:widowControl w:val="0"/>
              <w:jc w:val="center"/>
              <w:rPr>
                <w:rFonts w:ascii="Arial" w:cs="Arial" w:eastAsia="Arial" w:hAnsi="Arial"/>
                <w:sz w:val="20"/>
                <w:szCs w:val="20"/>
              </w:rPr>
            </w:pPr>
            <w:r w:rsidDel="00000000" w:rsidR="00000000" w:rsidRPr="00000000">
              <w:rPr>
                <w:sz w:val="20"/>
                <w:szCs w:val="20"/>
                <w:rtl w:val="0"/>
              </w:rPr>
              <w:t xml:space="preserve">1% less than Business As Usual</w:t>
            </w:r>
            <w:r w:rsidDel="00000000" w:rsidR="00000000" w:rsidRPr="00000000">
              <w:rPr>
                <w:rtl w:val="0"/>
              </w:rPr>
            </w:r>
          </w:p>
        </w:tc>
      </w:tr>
      <w:tr>
        <w:trPr>
          <w:cantSplit w:val="0"/>
          <w:trHeight w:val="78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F0">
            <w:pPr>
              <w:widowControl w:val="0"/>
              <w:jc w:val="center"/>
              <w:rPr>
                <w:rFonts w:ascii="Arial" w:cs="Arial" w:eastAsia="Arial" w:hAnsi="Arial"/>
                <w:sz w:val="20"/>
                <w:szCs w:val="20"/>
              </w:rPr>
            </w:pPr>
            <w:r w:rsidDel="00000000" w:rsidR="00000000" w:rsidRPr="00000000">
              <w:rPr>
                <w:sz w:val="20"/>
                <w:szCs w:val="20"/>
                <w:rtl w:val="0"/>
              </w:rPr>
              <w:t xml:space="preserve">Business As Usual (10% of run exceeding)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F1">
            <w:pPr>
              <w:widowControl w:val="0"/>
              <w:jc w:val="center"/>
              <w:rPr>
                <w:rFonts w:ascii="Arial" w:cs="Arial" w:eastAsia="Arial" w:hAnsi="Arial"/>
                <w:sz w:val="20"/>
                <w:szCs w:val="20"/>
              </w:rPr>
            </w:pPr>
            <w:r w:rsidDel="00000000" w:rsidR="00000000" w:rsidRPr="00000000">
              <w:rPr>
                <w:sz w:val="20"/>
                <w:szCs w:val="20"/>
                <w:rtl w:val="0"/>
              </w:rPr>
              <w:t xml:space="preserve">Business As Usual (7% of run exceeding), Bolster and Fortify, New Green Watershed, Calling on Reserves, A Tunnel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F2">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F3">
            <w:pPr>
              <w:widowControl w:val="0"/>
              <w:jc w:val="center"/>
              <w:rPr>
                <w:rFonts w:ascii="Arial" w:cs="Arial" w:eastAsia="Arial" w:hAnsi="Arial"/>
                <w:sz w:val="20"/>
                <w:szCs w:val="20"/>
              </w:rPr>
            </w:pPr>
            <w:r w:rsidDel="00000000" w:rsidR="00000000" w:rsidRPr="00000000">
              <w:rPr>
                <w:sz w:val="20"/>
                <w:szCs w:val="20"/>
                <w:rtl w:val="0"/>
              </w:rPr>
              <w:t xml:space="preserve">No deviation from Business As Usual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F4">
            <w:pPr>
              <w:widowControl w:val="0"/>
              <w:jc w:val="center"/>
              <w:rPr>
                <w:rFonts w:ascii="Arial" w:cs="Arial" w:eastAsia="Arial" w:hAnsi="Arial"/>
                <w:sz w:val="20"/>
                <w:szCs w:val="20"/>
              </w:rPr>
            </w:pPr>
            <w:r w:rsidDel="00000000" w:rsidR="00000000" w:rsidRPr="00000000">
              <w:rPr>
                <w:sz w:val="20"/>
                <w:szCs w:val="20"/>
                <w:rtl w:val="0"/>
              </w:rPr>
              <w:t xml:space="preserve">Bolter and Fortify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F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F6">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F7">
            <w:pPr>
              <w:widowControl w:val="0"/>
              <w:jc w:val="center"/>
              <w:rPr>
                <w:rFonts w:ascii="Arial" w:cs="Arial" w:eastAsia="Arial" w:hAnsi="Arial"/>
                <w:sz w:val="20"/>
                <w:szCs w:val="20"/>
              </w:rPr>
            </w:pPr>
            <w:r w:rsidDel="00000000" w:rsidR="00000000" w:rsidRPr="00000000">
              <w:rPr>
                <w:sz w:val="20"/>
                <w:szCs w:val="20"/>
                <w:rtl w:val="0"/>
              </w:rPr>
              <w:t xml:space="preserve">1% more than Business As Usual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F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F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FA">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FB">
            <w:pPr>
              <w:widowControl w:val="0"/>
              <w:jc w:val="center"/>
              <w:rPr>
                <w:rFonts w:ascii="Arial" w:cs="Arial" w:eastAsia="Arial" w:hAnsi="Arial"/>
                <w:sz w:val="20"/>
                <w:szCs w:val="20"/>
              </w:rPr>
            </w:pPr>
            <w:r w:rsidDel="00000000" w:rsidR="00000000" w:rsidRPr="00000000">
              <w:rPr>
                <w:sz w:val="20"/>
                <w:szCs w:val="20"/>
                <w:rtl w:val="0"/>
              </w:rPr>
              <w:t xml:space="preserve">2% more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F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F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6FE">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FF">
            <w:pPr>
              <w:widowControl w:val="0"/>
              <w:jc w:val="center"/>
              <w:rPr>
                <w:rFonts w:ascii="Arial" w:cs="Arial" w:eastAsia="Arial" w:hAnsi="Arial"/>
                <w:sz w:val="20"/>
                <w:szCs w:val="20"/>
              </w:rPr>
            </w:pPr>
            <w:r w:rsidDel="00000000" w:rsidR="00000000" w:rsidRPr="00000000">
              <w:rPr>
                <w:sz w:val="20"/>
                <w:szCs w:val="20"/>
                <w:rtl w:val="0"/>
              </w:rPr>
              <w:t xml:space="preserve">3% more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00">
            <w:pPr>
              <w:widowControl w:val="0"/>
              <w:jc w:val="center"/>
              <w:rPr>
                <w:rFonts w:ascii="Arial" w:cs="Arial" w:eastAsia="Arial" w:hAnsi="Arial"/>
                <w:sz w:val="20"/>
                <w:szCs w:val="20"/>
              </w:rPr>
            </w:pPr>
            <w:r w:rsidDel="00000000" w:rsidR="00000000" w:rsidRPr="00000000">
              <w:rPr>
                <w:sz w:val="20"/>
                <w:szCs w:val="20"/>
                <w:rtl w:val="0"/>
              </w:rPr>
              <w:t xml:space="preserve">Calling on Reserves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0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02">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03">
            <w:pPr>
              <w:widowControl w:val="0"/>
              <w:jc w:val="center"/>
              <w:rPr>
                <w:rFonts w:ascii="Arial" w:cs="Arial" w:eastAsia="Arial" w:hAnsi="Arial"/>
                <w:sz w:val="20"/>
                <w:szCs w:val="20"/>
              </w:rPr>
            </w:pPr>
            <w:r w:rsidDel="00000000" w:rsidR="00000000" w:rsidRPr="00000000">
              <w:rPr>
                <w:sz w:val="20"/>
                <w:szCs w:val="20"/>
                <w:rtl w:val="0"/>
              </w:rPr>
              <w:t xml:space="preserve">4% more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04">
            <w:pPr>
              <w:widowControl w:val="0"/>
              <w:jc w:val="center"/>
              <w:rPr>
                <w:rFonts w:ascii="Arial" w:cs="Arial" w:eastAsia="Arial" w:hAnsi="Arial"/>
                <w:sz w:val="20"/>
                <w:szCs w:val="20"/>
              </w:rPr>
            </w:pPr>
            <w:r w:rsidDel="00000000" w:rsidR="00000000" w:rsidRPr="00000000">
              <w:rPr>
                <w:sz w:val="20"/>
                <w:szCs w:val="20"/>
                <w:rtl w:val="0"/>
              </w:rPr>
              <w:t xml:space="preserve">A Tunnel</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0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06">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07">
            <w:pPr>
              <w:widowControl w:val="0"/>
              <w:jc w:val="center"/>
              <w:rPr>
                <w:rFonts w:ascii="Arial" w:cs="Arial" w:eastAsia="Arial" w:hAnsi="Arial"/>
                <w:sz w:val="20"/>
                <w:szCs w:val="20"/>
              </w:rPr>
            </w:pPr>
            <w:r w:rsidDel="00000000" w:rsidR="00000000" w:rsidRPr="00000000">
              <w:rPr>
                <w:rFonts w:ascii="Nova Mono" w:cs="Nova Mono" w:eastAsia="Nova Mono" w:hAnsi="Nova Mono"/>
                <w:sz w:val="20"/>
                <w:szCs w:val="20"/>
                <w:rtl w:val="0"/>
              </w:rPr>
              <w:t xml:space="preserve">≥ 5% more</w:t>
            </w:r>
            <w:r w:rsidDel="00000000" w:rsidR="00000000" w:rsidRPr="00000000">
              <w:rPr>
                <w:rtl w:val="0"/>
              </w:rPr>
            </w:r>
          </w:p>
        </w:tc>
      </w:tr>
    </w:tbl>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For the full run, the wet season had higher variation among the scenarios; with Business As Usual anchored at 0, Eco Machine and New Green Watershed scored 2, Bolster and Fortify scored -1, Calling on Reserves scored -4, and A Tunnel scored -5. By contrast, during the dry season, Eco Machine scored 1, while the remaining adaptation scenarios all scored 0, reflecting no deviation from Business As Usual.</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Ranking was also completed for the moderate vulnerability zones, per season and vulnerability zones (Table 15), given the following percentages of exceedances:</w:t>
      </w:r>
    </w:p>
    <w:p w:rsidR="00000000" w:rsidDel="00000000" w:rsidP="00000000" w:rsidRDefault="00000000" w:rsidRPr="00000000" w14:paraId="0000070C">
      <w:pPr>
        <w:rPr>
          <w:b w:val="1"/>
          <w:bCs w:val="1"/>
        </w:rPr>
      </w:pPr>
      <w:r w:rsidDel="00000000" w:rsidR="00000000" w:rsidRPr="00000000">
        <w:rPr>
          <w:b w:val="1"/>
          <w:bCs w:val="1"/>
          <w:rtl w:val="0"/>
        </w:rPr>
        <w:t xml:space="preserve">WET SEASON:</w:t>
      </w:r>
    </w:p>
    <w:p w:rsidR="00000000" w:rsidDel="00000000" w:rsidP="00000000" w:rsidRDefault="00000000" w:rsidRPr="00000000" w14:paraId="0000070D">
      <w:pPr>
        <w:ind w:firstLine="720"/>
        <w:rPr/>
      </w:pPr>
      <w:r w:rsidDel="00000000" w:rsidR="00000000" w:rsidRPr="00000000">
        <w:rPr>
          <w:b w:val="1"/>
          <w:bCs w:val="1"/>
          <w:rtl w:val="0"/>
        </w:rPr>
        <w:t xml:space="preserve">Business As Usual: </w:t>
      </w:r>
      <w:r w:rsidDel="00000000" w:rsidR="00000000" w:rsidRPr="00000000">
        <w:rPr>
          <w:rtl w:val="0"/>
        </w:rPr>
        <w:t xml:space="preserve">MODERATE 9% / HIGH 12%</w:t>
      </w:r>
    </w:p>
    <w:p w:rsidR="00000000" w:rsidDel="00000000" w:rsidP="00000000" w:rsidRDefault="00000000" w:rsidRPr="00000000" w14:paraId="0000070E">
      <w:pPr>
        <w:ind w:firstLine="720"/>
        <w:rPr/>
      </w:pPr>
      <w:r w:rsidDel="00000000" w:rsidR="00000000" w:rsidRPr="00000000">
        <w:rPr>
          <w:b w:val="1"/>
          <w:bCs w:val="1"/>
          <w:rtl w:val="0"/>
        </w:rPr>
        <w:t xml:space="preserve">Bolster and Fortify: </w:t>
      </w:r>
      <w:r w:rsidDel="00000000" w:rsidR="00000000" w:rsidRPr="00000000">
        <w:rPr>
          <w:rtl w:val="0"/>
        </w:rPr>
        <w:t xml:space="preserve">MODERATE 7% / HIGH 13%</w:t>
      </w:r>
    </w:p>
    <w:p w:rsidR="00000000" w:rsidDel="00000000" w:rsidP="00000000" w:rsidRDefault="00000000" w:rsidRPr="00000000" w14:paraId="0000070F">
      <w:pPr>
        <w:rPr/>
      </w:pPr>
      <w:r w:rsidDel="00000000" w:rsidR="00000000" w:rsidRPr="00000000">
        <w:rPr>
          <w:b w:val="1"/>
          <w:bCs w:val="1"/>
          <w:rtl w:val="0"/>
        </w:rPr>
        <w:tab/>
        <w:t xml:space="preserve">Eco Machine: </w:t>
      </w:r>
      <w:r w:rsidDel="00000000" w:rsidR="00000000" w:rsidRPr="00000000">
        <w:rPr>
          <w:rtl w:val="0"/>
        </w:rPr>
        <w:t xml:space="preserve">MODERATE 5% / HIGH 10%</w:t>
      </w:r>
    </w:p>
    <w:p w:rsidR="00000000" w:rsidDel="00000000" w:rsidP="00000000" w:rsidRDefault="00000000" w:rsidRPr="00000000" w14:paraId="00000710">
      <w:pPr>
        <w:rPr/>
      </w:pPr>
      <w:r w:rsidDel="00000000" w:rsidR="00000000" w:rsidRPr="00000000">
        <w:rPr>
          <w:b w:val="1"/>
          <w:bCs w:val="1"/>
          <w:rtl w:val="0"/>
        </w:rPr>
        <w:tab/>
        <w:t xml:space="preserve">New Green Watershed: </w:t>
      </w:r>
      <w:r w:rsidDel="00000000" w:rsidR="00000000" w:rsidRPr="00000000">
        <w:rPr>
          <w:rtl w:val="0"/>
        </w:rPr>
        <w:t xml:space="preserve">MODERATE 5% / HIGH 10%</w:t>
      </w:r>
    </w:p>
    <w:p w:rsidR="00000000" w:rsidDel="00000000" w:rsidP="00000000" w:rsidRDefault="00000000" w:rsidRPr="00000000" w14:paraId="00000711">
      <w:pPr>
        <w:rPr/>
      </w:pPr>
      <w:r w:rsidDel="00000000" w:rsidR="00000000" w:rsidRPr="00000000">
        <w:rPr>
          <w:b w:val="1"/>
          <w:bCs w:val="1"/>
          <w:rtl w:val="0"/>
        </w:rPr>
        <w:tab/>
        <w:t xml:space="preserve">Calling on Reserves: </w:t>
      </w:r>
      <w:r w:rsidDel="00000000" w:rsidR="00000000" w:rsidRPr="00000000">
        <w:rPr>
          <w:rtl w:val="0"/>
        </w:rPr>
        <w:t xml:space="preserve">MODERATE 19% / HIGH 15%</w:t>
      </w:r>
    </w:p>
    <w:p w:rsidR="00000000" w:rsidDel="00000000" w:rsidP="00000000" w:rsidRDefault="00000000" w:rsidRPr="00000000" w14:paraId="00000712">
      <w:pPr>
        <w:rPr/>
      </w:pPr>
      <w:r w:rsidDel="00000000" w:rsidR="00000000" w:rsidRPr="00000000">
        <w:rPr>
          <w:b w:val="1"/>
          <w:bCs w:val="1"/>
          <w:rtl w:val="0"/>
        </w:rPr>
        <w:tab/>
        <w:t xml:space="preserve">A Tunnel: </w:t>
      </w:r>
      <w:r w:rsidDel="00000000" w:rsidR="00000000" w:rsidRPr="00000000">
        <w:rPr>
          <w:rtl w:val="0"/>
        </w:rPr>
        <w:t xml:space="preserve">MODERATE 22% / HIGH 17%</w:t>
      </w:r>
    </w:p>
    <w:p w:rsidR="00000000" w:rsidDel="00000000" w:rsidP="00000000" w:rsidRDefault="00000000" w:rsidRPr="00000000" w14:paraId="00000713">
      <w:pPr>
        <w:rPr>
          <w:b w:val="1"/>
          <w:bCs w:val="1"/>
        </w:rPr>
      </w:pPr>
      <w:r w:rsidDel="00000000" w:rsidR="00000000" w:rsidRPr="00000000">
        <w:rPr>
          <w:rtl w:val="0"/>
        </w:rPr>
      </w:r>
    </w:p>
    <w:p w:rsidR="00000000" w:rsidDel="00000000" w:rsidP="00000000" w:rsidRDefault="00000000" w:rsidRPr="00000000" w14:paraId="00000714">
      <w:pPr>
        <w:rPr>
          <w:b w:val="1"/>
          <w:bCs w:val="1"/>
        </w:rPr>
      </w:pPr>
      <w:r w:rsidDel="00000000" w:rsidR="00000000" w:rsidRPr="00000000">
        <w:rPr>
          <w:b w:val="1"/>
          <w:bCs w:val="1"/>
          <w:rtl w:val="0"/>
        </w:rPr>
        <w:t xml:space="preserve">DRY SEASON:</w:t>
      </w:r>
    </w:p>
    <w:p w:rsidR="00000000" w:rsidDel="00000000" w:rsidP="00000000" w:rsidRDefault="00000000" w:rsidRPr="00000000" w14:paraId="00000715">
      <w:pPr>
        <w:ind w:firstLine="720"/>
        <w:rPr/>
      </w:pPr>
      <w:r w:rsidDel="00000000" w:rsidR="00000000" w:rsidRPr="00000000">
        <w:rPr>
          <w:b w:val="1"/>
          <w:bCs w:val="1"/>
          <w:rtl w:val="0"/>
        </w:rPr>
        <w:t xml:space="preserve">Business As Usual: </w:t>
      </w:r>
      <w:r w:rsidDel="00000000" w:rsidR="00000000" w:rsidRPr="00000000">
        <w:rPr>
          <w:rtl w:val="0"/>
        </w:rPr>
        <w:t xml:space="preserve">MODERATE 5% / HIGH 9%</w:t>
      </w:r>
    </w:p>
    <w:p w:rsidR="00000000" w:rsidDel="00000000" w:rsidP="00000000" w:rsidRDefault="00000000" w:rsidRPr="00000000" w14:paraId="00000716">
      <w:pPr>
        <w:ind w:firstLine="720"/>
        <w:rPr/>
      </w:pPr>
      <w:r w:rsidDel="00000000" w:rsidR="00000000" w:rsidRPr="00000000">
        <w:rPr>
          <w:b w:val="1"/>
          <w:bCs w:val="1"/>
          <w:rtl w:val="0"/>
        </w:rPr>
        <w:t xml:space="preserve">Bolster and Fortify: </w:t>
      </w:r>
      <w:r w:rsidDel="00000000" w:rsidR="00000000" w:rsidRPr="00000000">
        <w:rPr>
          <w:rtl w:val="0"/>
        </w:rPr>
        <w:t xml:space="preserve">MODERATE 4% / HIGH 9%</w:t>
      </w:r>
    </w:p>
    <w:p w:rsidR="00000000" w:rsidDel="00000000" w:rsidP="00000000" w:rsidRDefault="00000000" w:rsidRPr="00000000" w14:paraId="00000717">
      <w:pPr>
        <w:rPr/>
      </w:pPr>
      <w:r w:rsidDel="00000000" w:rsidR="00000000" w:rsidRPr="00000000">
        <w:rPr>
          <w:b w:val="1"/>
          <w:bCs w:val="1"/>
          <w:rtl w:val="0"/>
        </w:rPr>
        <w:tab/>
        <w:t xml:space="preserve">Eco Machine: </w:t>
      </w:r>
      <w:r w:rsidDel="00000000" w:rsidR="00000000" w:rsidRPr="00000000">
        <w:rPr>
          <w:rtl w:val="0"/>
        </w:rPr>
        <w:t xml:space="preserve">MODERATE 3% / HIGH 8%</w:t>
      </w:r>
    </w:p>
    <w:p w:rsidR="00000000" w:rsidDel="00000000" w:rsidP="00000000" w:rsidRDefault="00000000" w:rsidRPr="00000000" w14:paraId="00000718">
      <w:pPr>
        <w:rPr/>
      </w:pPr>
      <w:r w:rsidDel="00000000" w:rsidR="00000000" w:rsidRPr="00000000">
        <w:rPr>
          <w:b w:val="1"/>
          <w:bCs w:val="1"/>
          <w:rtl w:val="0"/>
        </w:rPr>
        <w:tab/>
        <w:t xml:space="preserve">New Green Watershed: </w:t>
      </w:r>
      <w:r w:rsidDel="00000000" w:rsidR="00000000" w:rsidRPr="00000000">
        <w:rPr>
          <w:rtl w:val="0"/>
        </w:rPr>
        <w:t xml:space="preserve">MODERATE 4% / HIGH 8%</w:t>
      </w:r>
    </w:p>
    <w:p w:rsidR="00000000" w:rsidDel="00000000" w:rsidP="00000000" w:rsidRDefault="00000000" w:rsidRPr="00000000" w14:paraId="00000719">
      <w:pPr>
        <w:rPr/>
      </w:pPr>
      <w:r w:rsidDel="00000000" w:rsidR="00000000" w:rsidRPr="00000000">
        <w:rPr>
          <w:b w:val="1"/>
          <w:bCs w:val="1"/>
          <w:rtl w:val="0"/>
        </w:rPr>
        <w:tab/>
        <w:t xml:space="preserve">Calling on Reserves: </w:t>
      </w:r>
      <w:r w:rsidDel="00000000" w:rsidR="00000000" w:rsidRPr="00000000">
        <w:rPr>
          <w:rtl w:val="0"/>
        </w:rPr>
        <w:t xml:space="preserve">MODERATE 3% / HIGH 9%</w:t>
      </w:r>
    </w:p>
    <w:p w:rsidR="00000000" w:rsidDel="00000000" w:rsidP="00000000" w:rsidRDefault="00000000" w:rsidRPr="00000000" w14:paraId="0000071A">
      <w:pPr>
        <w:rPr/>
      </w:pPr>
      <w:r w:rsidDel="00000000" w:rsidR="00000000" w:rsidRPr="00000000">
        <w:rPr>
          <w:b w:val="1"/>
          <w:bCs w:val="1"/>
          <w:rtl w:val="0"/>
        </w:rPr>
        <w:tab/>
        <w:t xml:space="preserve">A Tunnel: </w:t>
      </w:r>
      <w:r w:rsidDel="00000000" w:rsidR="00000000" w:rsidRPr="00000000">
        <w:rPr>
          <w:rtl w:val="0"/>
        </w:rPr>
        <w:t xml:space="preserve">MODERATE 3% / HIGH 9%</w:t>
      </w:r>
    </w:p>
    <w:p w:rsidR="00000000" w:rsidDel="00000000" w:rsidP="00000000" w:rsidRDefault="00000000" w:rsidRPr="00000000" w14:paraId="0000071B">
      <w:pPr>
        <w:rPr>
          <w:b w:val="1"/>
          <w:bCs w:val="1"/>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Table 15. Comparative ranking of adaptation scenarios by seasonality and vulnerability zone.</w:t>
      </w:r>
    </w:p>
    <w:tbl>
      <w:tblPr>
        <w:tblStyle w:val="Table18"/>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1.302475780409"/>
        <w:gridCol w:w="1642.2820236813777"/>
        <w:gridCol w:w="2105.748116254036"/>
        <w:gridCol w:w="1591.9052744886974"/>
        <w:gridCol w:w="1007.534983853606"/>
        <w:gridCol w:w="1501.2271259418728"/>
        <w:tblGridChange w:id="0">
          <w:tblGrid>
            <w:gridCol w:w="1511.302475780409"/>
            <w:gridCol w:w="1642.2820236813777"/>
            <w:gridCol w:w="2105.748116254036"/>
            <w:gridCol w:w="1591.9052744886974"/>
            <w:gridCol w:w="1007.534983853606"/>
            <w:gridCol w:w="1501.2271259418728"/>
          </w:tblGrid>
        </w:tblGridChange>
      </w:tblGrid>
      <w:tr>
        <w:trPr>
          <w:cantSplit w:val="0"/>
          <w:trHeight w:val="315" w:hRule="atLeast"/>
          <w:tblHeader w:val="0"/>
        </w:trPr>
        <w:tc>
          <w:tcPr>
            <w:gridSpan w:val="2"/>
            <w:tcBorders>
              <w:top w:color="000000" w:space="0" w:sz="6" w:val="single"/>
              <w:left w:color="000000" w:space="0" w:sz="6" w:val="single"/>
              <w:bottom w:color="cccccc"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71D">
            <w:pPr>
              <w:widowControl w:val="0"/>
              <w:jc w:val="center"/>
              <w:rPr>
                <w:rFonts w:ascii="Arial" w:cs="Arial" w:eastAsia="Arial" w:hAnsi="Arial"/>
                <w:sz w:val="20"/>
                <w:szCs w:val="20"/>
              </w:rPr>
            </w:pPr>
            <w:r w:rsidDel="00000000" w:rsidR="00000000" w:rsidRPr="00000000">
              <w:rPr>
                <w:sz w:val="20"/>
                <w:szCs w:val="20"/>
                <w:rtl w:val="0"/>
              </w:rPr>
              <w:t xml:space="preserve">Results - Wet Season</w:t>
            </w:r>
            <w:r w:rsidDel="00000000" w:rsidR="00000000" w:rsidRPr="00000000">
              <w:rPr>
                <w:rtl w:val="0"/>
              </w:rPr>
            </w:r>
          </w:p>
        </w:tc>
        <w:tc>
          <w:tcPr>
            <w:gridSpan w:val="2"/>
            <w:tcBorders>
              <w:top w:color="000000" w:space="0" w:sz="6" w:val="single"/>
              <w:left w:color="cccccc" w:space="0" w:sz="6" w:val="single"/>
              <w:bottom w:color="cccccc"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71F">
            <w:pPr>
              <w:widowControl w:val="0"/>
              <w:jc w:val="center"/>
              <w:rPr>
                <w:rFonts w:ascii="Arial" w:cs="Arial" w:eastAsia="Arial" w:hAnsi="Arial"/>
                <w:sz w:val="20"/>
                <w:szCs w:val="20"/>
              </w:rPr>
            </w:pPr>
            <w:r w:rsidDel="00000000" w:rsidR="00000000" w:rsidRPr="00000000">
              <w:rPr>
                <w:sz w:val="20"/>
                <w:szCs w:val="20"/>
                <w:rtl w:val="0"/>
              </w:rPr>
              <w:t xml:space="preserve">Results - Dry Season</w:t>
            </w:r>
            <w:r w:rsidDel="00000000" w:rsidR="00000000" w:rsidRPr="00000000">
              <w:rPr>
                <w:rtl w:val="0"/>
              </w:rPr>
            </w:r>
          </w:p>
        </w:tc>
        <w:tc>
          <w:tcPr>
            <w:vMerge w:val="restart"/>
            <w:tcBorders>
              <w:top w:color="000000" w:space="0" w:sz="6" w:val="single"/>
              <w:left w:color="cccccc"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721">
            <w:pPr>
              <w:widowControl w:val="0"/>
              <w:jc w:val="center"/>
              <w:rPr>
                <w:sz w:val="20"/>
                <w:szCs w:val="20"/>
              </w:rPr>
            </w:pPr>
            <w:r w:rsidDel="00000000" w:rsidR="00000000" w:rsidRPr="00000000">
              <w:rPr>
                <w:sz w:val="20"/>
                <w:szCs w:val="20"/>
                <w:rtl w:val="0"/>
              </w:rPr>
              <w:t xml:space="preserve">Ranking</w:t>
            </w:r>
          </w:p>
        </w:tc>
        <w:tc>
          <w:tcPr>
            <w:vMerge w:val="restart"/>
            <w:tcBorders>
              <w:top w:color="000000" w:space="0" w:sz="6" w:val="single"/>
              <w:left w:color="cccccc"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722">
            <w:pPr>
              <w:widowControl w:val="0"/>
              <w:jc w:val="center"/>
              <w:rPr>
                <w:sz w:val="20"/>
                <w:szCs w:val="20"/>
              </w:rPr>
            </w:pPr>
            <w:r w:rsidDel="00000000" w:rsidR="00000000" w:rsidRPr="00000000">
              <w:rPr>
                <w:sz w:val="20"/>
                <w:szCs w:val="20"/>
                <w:rtl w:val="0"/>
              </w:rPr>
              <w:t xml:space="preserve">Scale: % of Run Exceeding 1,050 𝜇/cm Threshold in Relation to Business As Usual</w:t>
            </w:r>
          </w:p>
        </w:tc>
      </w:tr>
      <w:tr>
        <w:trPr>
          <w:cantSplit w:val="0"/>
          <w:trHeight w:val="1170" w:hRule="atLeast"/>
          <w:tblHeader w:val="0"/>
        </w:trPr>
        <w:tc>
          <w:tcPr>
            <w:tcBorders>
              <w:top w:color="cccccc" w:space="0" w:sz="6" w:val="single"/>
              <w:left w:color="000000" w:space="0" w:sz="6" w:val="single"/>
              <w:bottom w:color="000000" w:space="0" w:sz="6" w:val="single"/>
              <w:right w:color="cccccc"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723">
            <w:pPr>
              <w:widowControl w:val="0"/>
              <w:jc w:val="center"/>
              <w:rPr>
                <w:rFonts w:ascii="Arial" w:cs="Arial" w:eastAsia="Arial" w:hAnsi="Arial"/>
                <w:sz w:val="20"/>
                <w:szCs w:val="20"/>
              </w:rPr>
            </w:pPr>
            <w:r w:rsidDel="00000000" w:rsidR="00000000" w:rsidRPr="00000000">
              <w:rPr>
                <w:sz w:val="20"/>
                <w:szCs w:val="20"/>
                <w:rtl w:val="0"/>
              </w:rPr>
              <w:t xml:space="preserve">Moderate Vulnerability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724">
            <w:pPr>
              <w:widowControl w:val="0"/>
              <w:jc w:val="center"/>
              <w:rPr>
                <w:rFonts w:ascii="Arial" w:cs="Arial" w:eastAsia="Arial" w:hAnsi="Arial"/>
                <w:sz w:val="20"/>
                <w:szCs w:val="20"/>
              </w:rPr>
            </w:pPr>
            <w:r w:rsidDel="00000000" w:rsidR="00000000" w:rsidRPr="00000000">
              <w:rPr>
                <w:sz w:val="20"/>
                <w:szCs w:val="20"/>
                <w:rtl w:val="0"/>
              </w:rPr>
              <w:t xml:space="preserve">High Vulnerability</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725">
            <w:pPr>
              <w:widowControl w:val="0"/>
              <w:jc w:val="center"/>
              <w:rPr>
                <w:rFonts w:ascii="Arial" w:cs="Arial" w:eastAsia="Arial" w:hAnsi="Arial"/>
                <w:sz w:val="20"/>
                <w:szCs w:val="20"/>
              </w:rPr>
            </w:pPr>
            <w:r w:rsidDel="00000000" w:rsidR="00000000" w:rsidRPr="00000000">
              <w:rPr>
                <w:sz w:val="20"/>
                <w:szCs w:val="20"/>
                <w:rtl w:val="0"/>
              </w:rPr>
              <w:t xml:space="preserve">Moderate Vulnerability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726">
            <w:pPr>
              <w:widowControl w:val="0"/>
              <w:jc w:val="center"/>
              <w:rPr>
                <w:rFonts w:ascii="Arial" w:cs="Arial" w:eastAsia="Arial" w:hAnsi="Arial"/>
                <w:sz w:val="20"/>
                <w:szCs w:val="20"/>
              </w:rPr>
            </w:pPr>
            <w:r w:rsidDel="00000000" w:rsidR="00000000" w:rsidRPr="00000000">
              <w:rPr>
                <w:sz w:val="20"/>
                <w:szCs w:val="20"/>
                <w:rtl w:val="0"/>
              </w:rPr>
              <w:t xml:space="preserve">High Vulnerability</w:t>
            </w: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rPr>
                <w:rFonts w:ascii="Arial" w:cs="Arial" w:eastAsia="Arial" w:hAnsi="Arial"/>
                <w:sz w:val="20"/>
                <w:szCs w:val="20"/>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2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2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2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2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2D">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2E">
            <w:pPr>
              <w:widowControl w:val="0"/>
              <w:jc w:val="center"/>
              <w:rPr>
                <w:rFonts w:ascii="Arial" w:cs="Arial" w:eastAsia="Arial" w:hAnsi="Arial"/>
                <w:sz w:val="20"/>
                <w:szCs w:val="20"/>
              </w:rPr>
            </w:pPr>
            <w:r w:rsidDel="00000000" w:rsidR="00000000" w:rsidRPr="00000000">
              <w:rPr>
                <w:rFonts w:ascii="Nova Mono" w:cs="Nova Mono" w:eastAsia="Nova Mono" w:hAnsi="Nova Mono"/>
                <w:sz w:val="20"/>
                <w:szCs w:val="20"/>
                <w:rtl w:val="0"/>
              </w:rPr>
              <w:t xml:space="preserve">≥ 5%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2F">
            <w:pPr>
              <w:widowControl w:val="0"/>
              <w:jc w:val="center"/>
              <w:rPr>
                <w:rFonts w:ascii="Arial" w:cs="Arial" w:eastAsia="Arial" w:hAnsi="Arial"/>
                <w:sz w:val="20"/>
                <w:szCs w:val="20"/>
              </w:rPr>
            </w:pPr>
            <w:r w:rsidDel="00000000" w:rsidR="00000000" w:rsidRPr="00000000">
              <w:rPr>
                <w:sz w:val="20"/>
                <w:szCs w:val="20"/>
                <w:rtl w:val="0"/>
              </w:rPr>
              <w:t xml:space="preserve">Eco Machine, New Green Watershed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3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3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3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33">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34">
            <w:pPr>
              <w:widowControl w:val="0"/>
              <w:jc w:val="center"/>
              <w:rPr>
                <w:rFonts w:ascii="Arial" w:cs="Arial" w:eastAsia="Arial" w:hAnsi="Arial"/>
                <w:sz w:val="20"/>
                <w:szCs w:val="20"/>
              </w:rPr>
            </w:pPr>
            <w:r w:rsidDel="00000000" w:rsidR="00000000" w:rsidRPr="00000000">
              <w:rPr>
                <w:sz w:val="20"/>
                <w:szCs w:val="20"/>
                <w:rtl w:val="0"/>
              </w:rPr>
              <w:t xml:space="preserve">4% less</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3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3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3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3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39">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3A">
            <w:pPr>
              <w:widowControl w:val="0"/>
              <w:jc w:val="center"/>
              <w:rPr>
                <w:rFonts w:ascii="Arial" w:cs="Arial" w:eastAsia="Arial" w:hAnsi="Arial"/>
                <w:sz w:val="20"/>
                <w:szCs w:val="20"/>
              </w:rPr>
            </w:pPr>
            <w:r w:rsidDel="00000000" w:rsidR="00000000" w:rsidRPr="00000000">
              <w:rPr>
                <w:sz w:val="20"/>
                <w:szCs w:val="20"/>
                <w:rtl w:val="0"/>
              </w:rPr>
              <w:t xml:space="preserve">3% less</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3B">
            <w:pPr>
              <w:widowControl w:val="0"/>
              <w:jc w:val="center"/>
              <w:rPr>
                <w:rFonts w:ascii="Arial" w:cs="Arial" w:eastAsia="Arial" w:hAnsi="Arial"/>
                <w:sz w:val="20"/>
                <w:szCs w:val="20"/>
              </w:rPr>
            </w:pPr>
            <w:r w:rsidDel="00000000" w:rsidR="00000000" w:rsidRPr="00000000">
              <w:rPr>
                <w:sz w:val="20"/>
                <w:szCs w:val="20"/>
                <w:rtl w:val="0"/>
              </w:rPr>
              <w:t xml:space="preserve">Bolster and Fortify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3C">
            <w:pPr>
              <w:widowControl w:val="0"/>
              <w:jc w:val="center"/>
              <w:rPr>
                <w:rFonts w:ascii="Arial" w:cs="Arial" w:eastAsia="Arial" w:hAnsi="Arial"/>
                <w:sz w:val="20"/>
                <w:szCs w:val="20"/>
              </w:rPr>
            </w:pPr>
            <w:r w:rsidDel="00000000" w:rsidR="00000000" w:rsidRPr="00000000">
              <w:rPr>
                <w:sz w:val="20"/>
                <w:szCs w:val="20"/>
                <w:rtl w:val="0"/>
              </w:rPr>
              <w:t xml:space="preserve">Eco Machine, New Green Watershed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3D">
            <w:pPr>
              <w:widowControl w:val="0"/>
              <w:jc w:val="center"/>
              <w:rPr>
                <w:rFonts w:ascii="Arial" w:cs="Arial" w:eastAsia="Arial" w:hAnsi="Arial"/>
                <w:sz w:val="20"/>
                <w:szCs w:val="20"/>
              </w:rPr>
            </w:pPr>
            <w:r w:rsidDel="00000000" w:rsidR="00000000" w:rsidRPr="00000000">
              <w:rPr>
                <w:sz w:val="20"/>
                <w:szCs w:val="20"/>
                <w:rtl w:val="0"/>
              </w:rPr>
              <w:t xml:space="preserve">Eco Machine, Calling on Reserves, A Tunnel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3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3F">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40">
            <w:pPr>
              <w:widowControl w:val="0"/>
              <w:jc w:val="center"/>
              <w:rPr>
                <w:rFonts w:ascii="Arial" w:cs="Arial" w:eastAsia="Arial" w:hAnsi="Arial"/>
                <w:sz w:val="20"/>
                <w:szCs w:val="20"/>
              </w:rPr>
            </w:pPr>
            <w:r w:rsidDel="00000000" w:rsidR="00000000" w:rsidRPr="00000000">
              <w:rPr>
                <w:sz w:val="20"/>
                <w:szCs w:val="20"/>
                <w:rtl w:val="0"/>
              </w:rPr>
              <w:t xml:space="preserve">2% less</w:t>
            </w:r>
            <w:r w:rsidDel="00000000" w:rsidR="00000000" w:rsidRPr="00000000">
              <w:rPr>
                <w:rtl w:val="0"/>
              </w:rPr>
            </w:r>
          </w:p>
        </w:tc>
      </w:tr>
      <w:tr>
        <w:trPr>
          <w:cantSplit w:val="0"/>
          <w:trHeight w:val="78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4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4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43">
            <w:pPr>
              <w:widowControl w:val="0"/>
              <w:jc w:val="center"/>
              <w:rPr>
                <w:rFonts w:ascii="Arial" w:cs="Arial" w:eastAsia="Arial" w:hAnsi="Arial"/>
                <w:sz w:val="20"/>
                <w:szCs w:val="20"/>
              </w:rPr>
            </w:pPr>
            <w:r w:rsidDel="00000000" w:rsidR="00000000" w:rsidRPr="00000000">
              <w:rPr>
                <w:sz w:val="20"/>
                <w:szCs w:val="20"/>
                <w:rtl w:val="0"/>
              </w:rPr>
              <w:t xml:space="preserve">Bolster and Fortify, New Green Watershed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44">
            <w:pPr>
              <w:widowControl w:val="0"/>
              <w:jc w:val="center"/>
              <w:rPr>
                <w:rFonts w:ascii="Arial" w:cs="Arial" w:eastAsia="Arial" w:hAnsi="Arial"/>
                <w:sz w:val="20"/>
                <w:szCs w:val="20"/>
              </w:rPr>
            </w:pPr>
            <w:r w:rsidDel="00000000" w:rsidR="00000000" w:rsidRPr="00000000">
              <w:rPr>
                <w:sz w:val="20"/>
                <w:szCs w:val="20"/>
                <w:rtl w:val="0"/>
              </w:rPr>
              <w:t xml:space="preserve">Eco Machine, New Green Watershed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45">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46">
            <w:pPr>
              <w:widowControl w:val="0"/>
              <w:jc w:val="center"/>
              <w:rPr>
                <w:rFonts w:ascii="Arial" w:cs="Arial" w:eastAsia="Arial" w:hAnsi="Arial"/>
                <w:sz w:val="20"/>
                <w:szCs w:val="20"/>
              </w:rPr>
            </w:pPr>
            <w:r w:rsidDel="00000000" w:rsidR="00000000" w:rsidRPr="00000000">
              <w:rPr>
                <w:sz w:val="20"/>
                <w:szCs w:val="20"/>
                <w:rtl w:val="0"/>
              </w:rPr>
              <w:t xml:space="preserve">1% less than Business As Usual</w:t>
            </w:r>
            <w:r w:rsidDel="00000000" w:rsidR="00000000" w:rsidRPr="00000000">
              <w:rPr>
                <w:rtl w:val="0"/>
              </w:rPr>
            </w:r>
          </w:p>
        </w:tc>
      </w:tr>
      <w:tr>
        <w:trPr>
          <w:cantSplit w:val="0"/>
          <w:trHeight w:val="78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47">
            <w:pPr>
              <w:widowControl w:val="0"/>
              <w:jc w:val="center"/>
              <w:rPr>
                <w:rFonts w:ascii="Arial" w:cs="Arial" w:eastAsia="Arial" w:hAnsi="Arial"/>
                <w:sz w:val="20"/>
                <w:szCs w:val="20"/>
              </w:rPr>
            </w:pPr>
            <w:r w:rsidDel="00000000" w:rsidR="00000000" w:rsidRPr="00000000">
              <w:rPr>
                <w:sz w:val="20"/>
                <w:szCs w:val="20"/>
                <w:rtl w:val="0"/>
              </w:rPr>
              <w:t xml:space="preserve">Business As Usual (9%)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48">
            <w:pPr>
              <w:widowControl w:val="0"/>
              <w:jc w:val="center"/>
              <w:rPr>
                <w:rFonts w:ascii="Arial" w:cs="Arial" w:eastAsia="Arial" w:hAnsi="Arial"/>
                <w:sz w:val="20"/>
                <w:szCs w:val="20"/>
              </w:rPr>
            </w:pPr>
            <w:r w:rsidDel="00000000" w:rsidR="00000000" w:rsidRPr="00000000">
              <w:rPr>
                <w:sz w:val="20"/>
                <w:szCs w:val="20"/>
                <w:rtl w:val="0"/>
              </w:rPr>
              <w:t xml:space="preserve">Business As Usual (12%)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49">
            <w:pPr>
              <w:widowControl w:val="0"/>
              <w:jc w:val="center"/>
              <w:rPr>
                <w:rFonts w:ascii="Arial" w:cs="Arial" w:eastAsia="Arial" w:hAnsi="Arial"/>
                <w:sz w:val="20"/>
                <w:szCs w:val="20"/>
              </w:rPr>
            </w:pPr>
            <w:r w:rsidDel="00000000" w:rsidR="00000000" w:rsidRPr="00000000">
              <w:rPr>
                <w:sz w:val="20"/>
                <w:szCs w:val="20"/>
                <w:rtl w:val="0"/>
              </w:rPr>
              <w:t xml:space="preserve">Business as Usual (5%)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4A">
            <w:pPr>
              <w:widowControl w:val="0"/>
              <w:jc w:val="center"/>
              <w:rPr>
                <w:rFonts w:ascii="Arial" w:cs="Arial" w:eastAsia="Arial" w:hAnsi="Arial"/>
                <w:sz w:val="20"/>
                <w:szCs w:val="20"/>
              </w:rPr>
            </w:pPr>
            <w:r w:rsidDel="00000000" w:rsidR="00000000" w:rsidRPr="00000000">
              <w:rPr>
                <w:sz w:val="20"/>
                <w:szCs w:val="20"/>
                <w:rtl w:val="0"/>
              </w:rPr>
              <w:t xml:space="preserve">Business As Usual (9%), Bolster and Fortify, Calling on Reserves, A Tunnel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4B">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4C">
            <w:pPr>
              <w:widowControl w:val="0"/>
              <w:jc w:val="center"/>
              <w:rPr>
                <w:rFonts w:ascii="Arial" w:cs="Arial" w:eastAsia="Arial" w:hAnsi="Arial"/>
                <w:sz w:val="20"/>
                <w:szCs w:val="20"/>
              </w:rPr>
            </w:pPr>
            <w:r w:rsidDel="00000000" w:rsidR="00000000" w:rsidRPr="00000000">
              <w:rPr>
                <w:sz w:val="20"/>
                <w:szCs w:val="20"/>
                <w:rtl w:val="0"/>
              </w:rPr>
              <w:t xml:space="preserve">No deviation from Business As Usual</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4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4E">
            <w:pPr>
              <w:widowControl w:val="0"/>
              <w:jc w:val="center"/>
              <w:rPr>
                <w:rFonts w:ascii="Arial" w:cs="Arial" w:eastAsia="Arial" w:hAnsi="Arial"/>
                <w:sz w:val="20"/>
                <w:szCs w:val="20"/>
              </w:rPr>
            </w:pPr>
            <w:r w:rsidDel="00000000" w:rsidR="00000000" w:rsidRPr="00000000">
              <w:rPr>
                <w:sz w:val="20"/>
                <w:szCs w:val="20"/>
                <w:rtl w:val="0"/>
              </w:rPr>
              <w:t xml:space="preserve">Bolster and Fortify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4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5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51">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52">
            <w:pPr>
              <w:widowControl w:val="0"/>
              <w:jc w:val="center"/>
              <w:rPr>
                <w:rFonts w:ascii="Arial" w:cs="Arial" w:eastAsia="Arial" w:hAnsi="Arial"/>
                <w:sz w:val="20"/>
                <w:szCs w:val="20"/>
              </w:rPr>
            </w:pPr>
            <w:r w:rsidDel="00000000" w:rsidR="00000000" w:rsidRPr="00000000">
              <w:rPr>
                <w:sz w:val="20"/>
                <w:szCs w:val="20"/>
                <w:rtl w:val="0"/>
              </w:rPr>
              <w:t xml:space="preserve">1% more than Business As Usual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5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5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5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5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57">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58">
            <w:pPr>
              <w:widowControl w:val="0"/>
              <w:jc w:val="center"/>
              <w:rPr>
                <w:rFonts w:ascii="Arial" w:cs="Arial" w:eastAsia="Arial" w:hAnsi="Arial"/>
                <w:sz w:val="20"/>
                <w:szCs w:val="20"/>
              </w:rPr>
            </w:pPr>
            <w:r w:rsidDel="00000000" w:rsidR="00000000" w:rsidRPr="00000000">
              <w:rPr>
                <w:sz w:val="20"/>
                <w:szCs w:val="20"/>
                <w:rtl w:val="0"/>
              </w:rPr>
              <w:t xml:space="preserve">2% more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5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5A">
            <w:pPr>
              <w:widowControl w:val="0"/>
              <w:jc w:val="center"/>
              <w:rPr>
                <w:rFonts w:ascii="Arial" w:cs="Arial" w:eastAsia="Arial" w:hAnsi="Arial"/>
                <w:sz w:val="20"/>
                <w:szCs w:val="20"/>
              </w:rPr>
            </w:pPr>
            <w:r w:rsidDel="00000000" w:rsidR="00000000" w:rsidRPr="00000000">
              <w:rPr>
                <w:sz w:val="20"/>
                <w:szCs w:val="20"/>
                <w:rtl w:val="0"/>
              </w:rPr>
              <w:t xml:space="preserve">Calling on Reserves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5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5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5D">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5E">
            <w:pPr>
              <w:widowControl w:val="0"/>
              <w:jc w:val="center"/>
              <w:rPr>
                <w:rFonts w:ascii="Arial" w:cs="Arial" w:eastAsia="Arial" w:hAnsi="Arial"/>
                <w:sz w:val="20"/>
                <w:szCs w:val="20"/>
              </w:rPr>
            </w:pPr>
            <w:r w:rsidDel="00000000" w:rsidR="00000000" w:rsidRPr="00000000">
              <w:rPr>
                <w:sz w:val="20"/>
                <w:szCs w:val="20"/>
                <w:rtl w:val="0"/>
              </w:rPr>
              <w:t xml:space="preserve">3% more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5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6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6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6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63">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64">
            <w:pPr>
              <w:widowControl w:val="0"/>
              <w:jc w:val="center"/>
              <w:rPr>
                <w:rFonts w:ascii="Arial" w:cs="Arial" w:eastAsia="Arial" w:hAnsi="Arial"/>
                <w:sz w:val="20"/>
                <w:szCs w:val="20"/>
              </w:rPr>
            </w:pPr>
            <w:r w:rsidDel="00000000" w:rsidR="00000000" w:rsidRPr="00000000">
              <w:rPr>
                <w:sz w:val="20"/>
                <w:szCs w:val="20"/>
                <w:rtl w:val="0"/>
              </w:rPr>
              <w:t xml:space="preserve">4% more</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65">
            <w:pPr>
              <w:widowControl w:val="0"/>
              <w:jc w:val="center"/>
              <w:rPr>
                <w:rFonts w:ascii="Arial" w:cs="Arial" w:eastAsia="Arial" w:hAnsi="Arial"/>
                <w:sz w:val="20"/>
                <w:szCs w:val="20"/>
              </w:rPr>
            </w:pPr>
            <w:r w:rsidDel="00000000" w:rsidR="00000000" w:rsidRPr="00000000">
              <w:rPr>
                <w:sz w:val="20"/>
                <w:szCs w:val="20"/>
                <w:rtl w:val="0"/>
              </w:rPr>
              <w:t xml:space="preserve">Calling on Reserves, A Tunnel</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66">
            <w:pPr>
              <w:widowControl w:val="0"/>
              <w:jc w:val="center"/>
              <w:rPr>
                <w:rFonts w:ascii="Arial" w:cs="Arial" w:eastAsia="Arial" w:hAnsi="Arial"/>
                <w:sz w:val="20"/>
                <w:szCs w:val="20"/>
              </w:rPr>
            </w:pPr>
            <w:r w:rsidDel="00000000" w:rsidR="00000000" w:rsidRPr="00000000">
              <w:rPr>
                <w:sz w:val="20"/>
                <w:szCs w:val="20"/>
                <w:rtl w:val="0"/>
              </w:rPr>
              <w:t xml:space="preserve">A Tunnel</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6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6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69">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6A">
            <w:pPr>
              <w:widowControl w:val="0"/>
              <w:jc w:val="center"/>
              <w:rPr>
                <w:rFonts w:ascii="Arial" w:cs="Arial" w:eastAsia="Arial" w:hAnsi="Arial"/>
                <w:sz w:val="20"/>
                <w:szCs w:val="20"/>
              </w:rPr>
            </w:pPr>
            <w:r w:rsidDel="00000000" w:rsidR="00000000" w:rsidRPr="00000000">
              <w:rPr>
                <w:rFonts w:ascii="Nova Mono" w:cs="Nova Mono" w:eastAsia="Nova Mono" w:hAnsi="Nova Mono"/>
                <w:sz w:val="20"/>
                <w:szCs w:val="20"/>
                <w:rtl w:val="0"/>
              </w:rPr>
              <w:t xml:space="preserve">≥ 5% more</w:t>
            </w:r>
            <w:r w:rsidDel="00000000" w:rsidR="00000000" w:rsidRPr="00000000">
              <w:rPr>
                <w:rtl w:val="0"/>
              </w:rPr>
            </w:r>
          </w:p>
        </w:tc>
      </w:tr>
    </w:tbl>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Given the results, and that Business As Usual was anchored at 0, the following scores were assigned to each adaptation scenario, as follows:</w:t>
      </w:r>
    </w:p>
    <w:p w:rsidR="00000000" w:rsidDel="00000000" w:rsidP="00000000" w:rsidRDefault="00000000" w:rsidRPr="00000000" w14:paraId="0000076D">
      <w:pPr>
        <w:rPr>
          <w:b w:val="1"/>
          <w:bCs w:val="1"/>
        </w:rPr>
      </w:pPr>
      <w:r w:rsidDel="00000000" w:rsidR="00000000" w:rsidRPr="00000000">
        <w:rPr>
          <w:b w:val="1"/>
          <w:bCs w:val="1"/>
          <w:rtl w:val="0"/>
        </w:rPr>
        <w:t xml:space="preserve">WET SEASON</w:t>
      </w:r>
    </w:p>
    <w:p w:rsidR="00000000" w:rsidDel="00000000" w:rsidP="00000000" w:rsidRDefault="00000000" w:rsidRPr="00000000" w14:paraId="0000076E">
      <w:pPr>
        <w:rPr>
          <w:b w:val="1"/>
          <w:bCs w:val="1"/>
        </w:rPr>
      </w:pPr>
      <w:r w:rsidDel="00000000" w:rsidR="00000000" w:rsidRPr="00000000">
        <w:rPr>
          <w:b w:val="1"/>
          <w:bCs w:val="1"/>
          <w:rtl w:val="0"/>
        </w:rPr>
        <w:tab/>
        <w:t xml:space="preserve">MODERATE VULNERABILITY:</w:t>
      </w:r>
    </w:p>
    <w:p w:rsidR="00000000" w:rsidDel="00000000" w:rsidP="00000000" w:rsidRDefault="00000000" w:rsidRPr="00000000" w14:paraId="0000076F">
      <w:pPr>
        <w:rPr>
          <w:b w:val="1"/>
          <w:bCs w:val="1"/>
        </w:rPr>
      </w:pPr>
      <w:r w:rsidDel="00000000" w:rsidR="00000000" w:rsidRPr="00000000">
        <w:rPr>
          <w:b w:val="1"/>
          <w:bCs w:val="1"/>
          <w:rtl w:val="0"/>
        </w:rPr>
        <w:tab/>
        <w:tab/>
        <w:t xml:space="preserve">Business As Usual: 0</w:t>
      </w:r>
    </w:p>
    <w:p w:rsidR="00000000" w:rsidDel="00000000" w:rsidP="00000000" w:rsidRDefault="00000000" w:rsidRPr="00000000" w14:paraId="00000770">
      <w:pPr>
        <w:ind w:left="1440" w:firstLine="0"/>
        <w:rPr>
          <w:b w:val="1"/>
          <w:bCs w:val="1"/>
        </w:rPr>
      </w:pPr>
      <w:r w:rsidDel="00000000" w:rsidR="00000000" w:rsidRPr="00000000">
        <w:rPr>
          <w:b w:val="1"/>
          <w:bCs w:val="1"/>
          <w:rtl w:val="0"/>
        </w:rPr>
        <w:t xml:space="preserve">Bolster and Fortify: 2</w:t>
      </w:r>
    </w:p>
    <w:p w:rsidR="00000000" w:rsidDel="00000000" w:rsidP="00000000" w:rsidRDefault="00000000" w:rsidRPr="00000000" w14:paraId="00000771">
      <w:pPr>
        <w:rPr>
          <w:b w:val="1"/>
          <w:bCs w:val="1"/>
        </w:rPr>
      </w:pPr>
      <w:r w:rsidDel="00000000" w:rsidR="00000000" w:rsidRPr="00000000">
        <w:rPr>
          <w:b w:val="1"/>
          <w:bCs w:val="1"/>
          <w:rtl w:val="0"/>
        </w:rPr>
        <w:tab/>
        <w:tab/>
        <w:t xml:space="preserve">Eco Machine: 4</w:t>
      </w:r>
    </w:p>
    <w:p w:rsidR="00000000" w:rsidDel="00000000" w:rsidP="00000000" w:rsidRDefault="00000000" w:rsidRPr="00000000" w14:paraId="00000772">
      <w:pPr>
        <w:rPr>
          <w:b w:val="1"/>
          <w:bCs w:val="1"/>
        </w:rPr>
      </w:pPr>
      <w:r w:rsidDel="00000000" w:rsidR="00000000" w:rsidRPr="00000000">
        <w:rPr>
          <w:b w:val="1"/>
          <w:bCs w:val="1"/>
          <w:rtl w:val="0"/>
        </w:rPr>
        <w:tab/>
        <w:tab/>
        <w:t xml:space="preserve">New Green Watershed: 4</w:t>
      </w:r>
    </w:p>
    <w:p w:rsidR="00000000" w:rsidDel="00000000" w:rsidP="00000000" w:rsidRDefault="00000000" w:rsidRPr="00000000" w14:paraId="00000773">
      <w:pPr>
        <w:rPr>
          <w:b w:val="1"/>
          <w:bCs w:val="1"/>
        </w:rPr>
      </w:pPr>
      <w:r w:rsidDel="00000000" w:rsidR="00000000" w:rsidRPr="00000000">
        <w:rPr>
          <w:b w:val="1"/>
          <w:bCs w:val="1"/>
          <w:rtl w:val="0"/>
        </w:rPr>
        <w:tab/>
        <w:tab/>
        <w:t xml:space="preserve">Calling on Reserves: -5</w:t>
      </w:r>
    </w:p>
    <w:p w:rsidR="00000000" w:rsidDel="00000000" w:rsidP="00000000" w:rsidRDefault="00000000" w:rsidRPr="00000000" w14:paraId="00000774">
      <w:pPr>
        <w:rPr>
          <w:b w:val="1"/>
          <w:bCs w:val="1"/>
        </w:rPr>
      </w:pPr>
      <w:r w:rsidDel="00000000" w:rsidR="00000000" w:rsidRPr="00000000">
        <w:rPr>
          <w:b w:val="1"/>
          <w:bCs w:val="1"/>
          <w:rtl w:val="0"/>
        </w:rPr>
        <w:tab/>
        <w:tab/>
        <w:t xml:space="preserve">A Tunnel: -5</w:t>
      </w:r>
    </w:p>
    <w:p w:rsidR="00000000" w:rsidDel="00000000" w:rsidP="00000000" w:rsidRDefault="00000000" w:rsidRPr="00000000" w14:paraId="00000775">
      <w:pPr>
        <w:ind w:left="720" w:firstLine="0"/>
        <w:rPr>
          <w:b w:val="1"/>
          <w:bCs w:val="1"/>
        </w:rPr>
      </w:pPr>
      <w:r w:rsidDel="00000000" w:rsidR="00000000" w:rsidRPr="00000000">
        <w:rPr>
          <w:b w:val="1"/>
          <w:bCs w:val="1"/>
          <w:rtl w:val="0"/>
        </w:rPr>
        <w:t xml:space="preserve">HIGH VULNERABILITY:</w:t>
      </w:r>
    </w:p>
    <w:p w:rsidR="00000000" w:rsidDel="00000000" w:rsidP="00000000" w:rsidRDefault="00000000" w:rsidRPr="00000000" w14:paraId="00000776">
      <w:pPr>
        <w:rPr>
          <w:b w:val="1"/>
          <w:bCs w:val="1"/>
        </w:rPr>
      </w:pPr>
      <w:r w:rsidDel="00000000" w:rsidR="00000000" w:rsidRPr="00000000">
        <w:rPr>
          <w:b w:val="1"/>
          <w:bCs w:val="1"/>
          <w:rtl w:val="0"/>
        </w:rPr>
        <w:tab/>
        <w:tab/>
        <w:t xml:space="preserve">Business As Usual: 0</w:t>
      </w:r>
    </w:p>
    <w:p w:rsidR="00000000" w:rsidDel="00000000" w:rsidP="00000000" w:rsidRDefault="00000000" w:rsidRPr="00000000" w14:paraId="00000777">
      <w:pPr>
        <w:ind w:left="1440" w:firstLine="0"/>
        <w:rPr>
          <w:b w:val="1"/>
          <w:bCs w:val="1"/>
        </w:rPr>
      </w:pPr>
      <w:r w:rsidDel="00000000" w:rsidR="00000000" w:rsidRPr="00000000">
        <w:rPr>
          <w:b w:val="1"/>
          <w:bCs w:val="1"/>
          <w:rtl w:val="0"/>
        </w:rPr>
        <w:t xml:space="preserve">Bolster and Fortify: -1</w:t>
      </w:r>
    </w:p>
    <w:p w:rsidR="00000000" w:rsidDel="00000000" w:rsidP="00000000" w:rsidRDefault="00000000" w:rsidRPr="00000000" w14:paraId="00000778">
      <w:pPr>
        <w:rPr>
          <w:b w:val="1"/>
          <w:bCs w:val="1"/>
        </w:rPr>
      </w:pPr>
      <w:r w:rsidDel="00000000" w:rsidR="00000000" w:rsidRPr="00000000">
        <w:rPr>
          <w:b w:val="1"/>
          <w:bCs w:val="1"/>
          <w:rtl w:val="0"/>
        </w:rPr>
        <w:tab/>
        <w:tab/>
        <w:t xml:space="preserve">Eco Machine: 2</w:t>
      </w:r>
    </w:p>
    <w:p w:rsidR="00000000" w:rsidDel="00000000" w:rsidP="00000000" w:rsidRDefault="00000000" w:rsidRPr="00000000" w14:paraId="00000779">
      <w:pPr>
        <w:rPr>
          <w:b w:val="1"/>
          <w:bCs w:val="1"/>
        </w:rPr>
      </w:pPr>
      <w:r w:rsidDel="00000000" w:rsidR="00000000" w:rsidRPr="00000000">
        <w:rPr>
          <w:b w:val="1"/>
          <w:bCs w:val="1"/>
          <w:rtl w:val="0"/>
        </w:rPr>
        <w:tab/>
        <w:tab/>
        <w:t xml:space="preserve">New Green Watershed: 2</w:t>
      </w:r>
    </w:p>
    <w:p w:rsidR="00000000" w:rsidDel="00000000" w:rsidP="00000000" w:rsidRDefault="00000000" w:rsidRPr="00000000" w14:paraId="0000077A">
      <w:pPr>
        <w:rPr>
          <w:b w:val="1"/>
          <w:bCs w:val="1"/>
        </w:rPr>
      </w:pPr>
      <w:r w:rsidDel="00000000" w:rsidR="00000000" w:rsidRPr="00000000">
        <w:rPr>
          <w:b w:val="1"/>
          <w:bCs w:val="1"/>
          <w:rtl w:val="0"/>
        </w:rPr>
        <w:tab/>
        <w:tab/>
        <w:t xml:space="preserve">Calling on Reserves: -3</w:t>
      </w:r>
    </w:p>
    <w:p w:rsidR="00000000" w:rsidDel="00000000" w:rsidP="00000000" w:rsidRDefault="00000000" w:rsidRPr="00000000" w14:paraId="0000077B">
      <w:pPr>
        <w:rPr>
          <w:b w:val="1"/>
          <w:bCs w:val="1"/>
        </w:rPr>
      </w:pPr>
      <w:r w:rsidDel="00000000" w:rsidR="00000000" w:rsidRPr="00000000">
        <w:rPr>
          <w:b w:val="1"/>
          <w:bCs w:val="1"/>
          <w:rtl w:val="0"/>
        </w:rPr>
        <w:tab/>
        <w:tab/>
        <w:t xml:space="preserve">A Tunnel: -5</w:t>
      </w:r>
    </w:p>
    <w:p w:rsidR="00000000" w:rsidDel="00000000" w:rsidP="00000000" w:rsidRDefault="00000000" w:rsidRPr="00000000" w14:paraId="0000077C">
      <w:pPr>
        <w:rPr>
          <w:b w:val="1"/>
          <w:bCs w:val="1"/>
        </w:rPr>
      </w:pPr>
      <w:r w:rsidDel="00000000" w:rsidR="00000000" w:rsidRPr="00000000">
        <w:rPr>
          <w:rtl w:val="0"/>
        </w:rPr>
      </w:r>
    </w:p>
    <w:p w:rsidR="00000000" w:rsidDel="00000000" w:rsidP="00000000" w:rsidRDefault="00000000" w:rsidRPr="00000000" w14:paraId="0000077D">
      <w:pPr>
        <w:rPr>
          <w:b w:val="1"/>
          <w:bCs w:val="1"/>
        </w:rPr>
      </w:pPr>
      <w:r w:rsidDel="00000000" w:rsidR="00000000" w:rsidRPr="00000000">
        <w:rPr>
          <w:b w:val="1"/>
          <w:bCs w:val="1"/>
          <w:rtl w:val="0"/>
        </w:rPr>
        <w:t xml:space="preserve">DRY SEASON</w:t>
      </w:r>
    </w:p>
    <w:p w:rsidR="00000000" w:rsidDel="00000000" w:rsidP="00000000" w:rsidRDefault="00000000" w:rsidRPr="00000000" w14:paraId="0000077E">
      <w:pPr>
        <w:rPr>
          <w:b w:val="1"/>
          <w:bCs w:val="1"/>
        </w:rPr>
      </w:pPr>
      <w:r w:rsidDel="00000000" w:rsidR="00000000" w:rsidRPr="00000000">
        <w:rPr>
          <w:b w:val="1"/>
          <w:bCs w:val="1"/>
          <w:rtl w:val="0"/>
        </w:rPr>
        <w:tab/>
        <w:t xml:space="preserve">MODERATE VULNERABILITY:</w:t>
      </w:r>
    </w:p>
    <w:p w:rsidR="00000000" w:rsidDel="00000000" w:rsidP="00000000" w:rsidRDefault="00000000" w:rsidRPr="00000000" w14:paraId="0000077F">
      <w:pPr>
        <w:rPr>
          <w:b w:val="1"/>
          <w:bCs w:val="1"/>
        </w:rPr>
      </w:pPr>
      <w:r w:rsidDel="00000000" w:rsidR="00000000" w:rsidRPr="00000000">
        <w:rPr>
          <w:b w:val="1"/>
          <w:bCs w:val="1"/>
          <w:rtl w:val="0"/>
        </w:rPr>
        <w:tab/>
        <w:tab/>
        <w:t xml:space="preserve">Business As Usual: 0</w:t>
      </w:r>
    </w:p>
    <w:p w:rsidR="00000000" w:rsidDel="00000000" w:rsidP="00000000" w:rsidRDefault="00000000" w:rsidRPr="00000000" w14:paraId="00000780">
      <w:pPr>
        <w:ind w:left="1440" w:firstLine="0"/>
        <w:rPr>
          <w:b w:val="1"/>
          <w:bCs w:val="1"/>
        </w:rPr>
      </w:pPr>
      <w:r w:rsidDel="00000000" w:rsidR="00000000" w:rsidRPr="00000000">
        <w:rPr>
          <w:b w:val="1"/>
          <w:bCs w:val="1"/>
          <w:rtl w:val="0"/>
        </w:rPr>
        <w:t xml:space="preserve">Bolster and Fortify: 1</w:t>
      </w:r>
    </w:p>
    <w:p w:rsidR="00000000" w:rsidDel="00000000" w:rsidP="00000000" w:rsidRDefault="00000000" w:rsidRPr="00000000" w14:paraId="00000781">
      <w:pPr>
        <w:rPr>
          <w:b w:val="1"/>
          <w:bCs w:val="1"/>
        </w:rPr>
      </w:pPr>
      <w:r w:rsidDel="00000000" w:rsidR="00000000" w:rsidRPr="00000000">
        <w:rPr>
          <w:b w:val="1"/>
          <w:bCs w:val="1"/>
          <w:rtl w:val="0"/>
        </w:rPr>
        <w:tab/>
        <w:tab/>
        <w:t xml:space="preserve">Eco Machine: 2</w:t>
      </w:r>
    </w:p>
    <w:p w:rsidR="00000000" w:rsidDel="00000000" w:rsidP="00000000" w:rsidRDefault="00000000" w:rsidRPr="00000000" w14:paraId="00000782">
      <w:pPr>
        <w:rPr>
          <w:b w:val="1"/>
          <w:bCs w:val="1"/>
        </w:rPr>
      </w:pPr>
      <w:r w:rsidDel="00000000" w:rsidR="00000000" w:rsidRPr="00000000">
        <w:rPr>
          <w:b w:val="1"/>
          <w:bCs w:val="1"/>
          <w:rtl w:val="0"/>
        </w:rPr>
        <w:tab/>
        <w:tab/>
        <w:t xml:space="preserve">New Green Watershed: 1</w:t>
      </w:r>
    </w:p>
    <w:p w:rsidR="00000000" w:rsidDel="00000000" w:rsidP="00000000" w:rsidRDefault="00000000" w:rsidRPr="00000000" w14:paraId="00000783">
      <w:pPr>
        <w:rPr>
          <w:b w:val="1"/>
          <w:bCs w:val="1"/>
        </w:rPr>
      </w:pPr>
      <w:r w:rsidDel="00000000" w:rsidR="00000000" w:rsidRPr="00000000">
        <w:rPr>
          <w:b w:val="1"/>
          <w:bCs w:val="1"/>
          <w:rtl w:val="0"/>
        </w:rPr>
        <w:tab/>
        <w:tab/>
        <w:t xml:space="preserve">Calling on Reserves: 2</w:t>
      </w:r>
    </w:p>
    <w:p w:rsidR="00000000" w:rsidDel="00000000" w:rsidP="00000000" w:rsidRDefault="00000000" w:rsidRPr="00000000" w14:paraId="00000784">
      <w:pPr>
        <w:rPr>
          <w:b w:val="1"/>
          <w:bCs w:val="1"/>
        </w:rPr>
      </w:pPr>
      <w:r w:rsidDel="00000000" w:rsidR="00000000" w:rsidRPr="00000000">
        <w:rPr>
          <w:b w:val="1"/>
          <w:bCs w:val="1"/>
          <w:rtl w:val="0"/>
        </w:rPr>
        <w:tab/>
        <w:tab/>
        <w:t xml:space="preserve">A Tunnel: 2</w:t>
      </w:r>
    </w:p>
    <w:p w:rsidR="00000000" w:rsidDel="00000000" w:rsidP="00000000" w:rsidRDefault="00000000" w:rsidRPr="00000000" w14:paraId="00000785">
      <w:pPr>
        <w:ind w:left="720" w:firstLine="0"/>
        <w:rPr>
          <w:b w:val="1"/>
          <w:bCs w:val="1"/>
        </w:rPr>
      </w:pPr>
      <w:r w:rsidDel="00000000" w:rsidR="00000000" w:rsidRPr="00000000">
        <w:rPr>
          <w:b w:val="1"/>
          <w:bCs w:val="1"/>
          <w:rtl w:val="0"/>
        </w:rPr>
        <w:t xml:space="preserve">HIGH VULNERABILITY:</w:t>
      </w:r>
    </w:p>
    <w:p w:rsidR="00000000" w:rsidDel="00000000" w:rsidP="00000000" w:rsidRDefault="00000000" w:rsidRPr="00000000" w14:paraId="00000786">
      <w:pPr>
        <w:rPr>
          <w:b w:val="1"/>
          <w:bCs w:val="1"/>
        </w:rPr>
      </w:pPr>
      <w:r w:rsidDel="00000000" w:rsidR="00000000" w:rsidRPr="00000000">
        <w:rPr>
          <w:b w:val="1"/>
          <w:bCs w:val="1"/>
          <w:rtl w:val="0"/>
        </w:rPr>
        <w:tab/>
        <w:tab/>
        <w:t xml:space="preserve">Business As Usual: 0</w:t>
      </w:r>
    </w:p>
    <w:p w:rsidR="00000000" w:rsidDel="00000000" w:rsidP="00000000" w:rsidRDefault="00000000" w:rsidRPr="00000000" w14:paraId="00000787">
      <w:pPr>
        <w:ind w:left="1440" w:firstLine="0"/>
        <w:rPr>
          <w:b w:val="1"/>
          <w:bCs w:val="1"/>
        </w:rPr>
      </w:pPr>
      <w:r w:rsidDel="00000000" w:rsidR="00000000" w:rsidRPr="00000000">
        <w:rPr>
          <w:b w:val="1"/>
          <w:bCs w:val="1"/>
          <w:rtl w:val="0"/>
        </w:rPr>
        <w:t xml:space="preserve">Bolster and Fortify: 0</w:t>
      </w:r>
    </w:p>
    <w:p w:rsidR="00000000" w:rsidDel="00000000" w:rsidP="00000000" w:rsidRDefault="00000000" w:rsidRPr="00000000" w14:paraId="00000788">
      <w:pPr>
        <w:rPr>
          <w:b w:val="1"/>
          <w:bCs w:val="1"/>
        </w:rPr>
      </w:pPr>
      <w:r w:rsidDel="00000000" w:rsidR="00000000" w:rsidRPr="00000000">
        <w:rPr>
          <w:b w:val="1"/>
          <w:bCs w:val="1"/>
          <w:rtl w:val="0"/>
        </w:rPr>
        <w:tab/>
        <w:tab/>
        <w:t xml:space="preserve">Eco Machine: 1</w:t>
      </w:r>
    </w:p>
    <w:p w:rsidR="00000000" w:rsidDel="00000000" w:rsidP="00000000" w:rsidRDefault="00000000" w:rsidRPr="00000000" w14:paraId="00000789">
      <w:pPr>
        <w:rPr>
          <w:b w:val="1"/>
          <w:bCs w:val="1"/>
        </w:rPr>
      </w:pPr>
      <w:r w:rsidDel="00000000" w:rsidR="00000000" w:rsidRPr="00000000">
        <w:rPr>
          <w:b w:val="1"/>
          <w:bCs w:val="1"/>
          <w:rtl w:val="0"/>
        </w:rPr>
        <w:tab/>
        <w:tab/>
        <w:t xml:space="preserve">New Green Watershed: 1</w:t>
      </w:r>
    </w:p>
    <w:p w:rsidR="00000000" w:rsidDel="00000000" w:rsidP="00000000" w:rsidRDefault="00000000" w:rsidRPr="00000000" w14:paraId="0000078A">
      <w:pPr>
        <w:rPr>
          <w:b w:val="1"/>
          <w:bCs w:val="1"/>
        </w:rPr>
      </w:pPr>
      <w:r w:rsidDel="00000000" w:rsidR="00000000" w:rsidRPr="00000000">
        <w:rPr>
          <w:b w:val="1"/>
          <w:bCs w:val="1"/>
          <w:rtl w:val="0"/>
        </w:rPr>
        <w:tab/>
        <w:tab/>
        <w:t xml:space="preserve">Calling on Reserves: 0</w:t>
      </w:r>
    </w:p>
    <w:p w:rsidR="00000000" w:rsidDel="00000000" w:rsidP="00000000" w:rsidRDefault="00000000" w:rsidRPr="00000000" w14:paraId="0000078B">
      <w:pPr>
        <w:rPr>
          <w:b w:val="1"/>
          <w:bCs w:val="1"/>
        </w:rPr>
      </w:pPr>
      <w:r w:rsidDel="00000000" w:rsidR="00000000" w:rsidRPr="00000000">
        <w:rPr>
          <w:b w:val="1"/>
          <w:bCs w:val="1"/>
          <w:rtl w:val="0"/>
        </w:rPr>
        <w:tab/>
        <w:tab/>
        <w:t xml:space="preserve">A Tunnel: 0</w:t>
      </w:r>
    </w:p>
    <w:p w:rsidR="00000000" w:rsidDel="00000000" w:rsidP="00000000" w:rsidRDefault="00000000" w:rsidRPr="00000000" w14:paraId="0000078C">
      <w:pPr>
        <w:pStyle w:val="Heading2"/>
        <w:rPr/>
      </w:pPr>
      <w:bookmarkStart w:colFirst="0" w:colLast="0" w:name="_bw9pnce0prlz" w:id="50"/>
      <w:bookmarkEnd w:id="50"/>
      <w:r w:rsidDel="00000000" w:rsidR="00000000" w:rsidRPr="00000000">
        <w:rPr>
          <w:rtl w:val="0"/>
        </w:rPr>
        <w:t xml:space="preserve">Metric: Flood Risk</w:t>
      </w:r>
    </w:p>
    <w:p w:rsidR="00000000" w:rsidDel="00000000" w:rsidP="00000000" w:rsidRDefault="00000000" w:rsidRPr="00000000" w14:paraId="0000078D">
      <w:pPr>
        <w:rPr/>
      </w:pPr>
      <w:r w:rsidDel="00000000" w:rsidR="00000000" w:rsidRPr="00000000">
        <w:rPr>
          <w:rtl w:val="0"/>
        </w:rPr>
        <w:t xml:space="preserve">The results of this metric are expressed qualitatively, in terms of perceived magnitude of change from baseline. Given that Eco Machine and Calling on Reserves were categorized as "no change," A Tunnel was categorized as "slight change," Bolster and Fortify was categorized as "moderate change," and New Green Watershed was characterized as "significant change," the ranking scale shown in Table XX was applied to the adaptation scenarios.</w:t>
      </w:r>
      <w:r w:rsidDel="00000000" w:rsidR="00000000" w:rsidRPr="00000000">
        <w:rPr>
          <w:vertAlign w:val="superscript"/>
        </w:rPr>
        <w:footnoteReference w:customMarkFollows="0" w:id="4"/>
      </w:r>
      <w:r w:rsidDel="00000000" w:rsidR="00000000" w:rsidRPr="00000000">
        <w:rPr>
          <w:rtl w:val="0"/>
        </w:rPr>
        <w:t xml:space="preserve"> </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Table XX. Comparative ranking scores of adaptation scenarios for flood risk.</w:t>
      </w:r>
    </w:p>
    <w:tbl>
      <w:tblPr>
        <w:tblStyle w:val="Table1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915"/>
        <w:gridCol w:w="4995"/>
        <w:tblGridChange w:id="0">
          <w:tblGrid>
            <w:gridCol w:w="3120"/>
            <w:gridCol w:w="915"/>
            <w:gridCol w:w="4995"/>
          </w:tblGrid>
        </w:tblGridChange>
      </w:tblGrid>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790">
            <w:pPr>
              <w:widowControl w:val="0"/>
              <w:jc w:val="center"/>
              <w:rPr>
                <w:rFonts w:ascii="Arial" w:cs="Arial" w:eastAsia="Arial" w:hAnsi="Arial"/>
                <w:sz w:val="20"/>
                <w:szCs w:val="20"/>
              </w:rPr>
            </w:pPr>
            <w:r w:rsidDel="00000000" w:rsidR="00000000" w:rsidRPr="00000000">
              <w:rPr>
                <w:sz w:val="20"/>
                <w:szCs w:val="20"/>
                <w:rtl w:val="0"/>
              </w:rPr>
              <w:t xml:space="preserve">Results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791">
            <w:pPr>
              <w:widowControl w:val="0"/>
              <w:jc w:val="center"/>
              <w:rPr>
                <w:rFonts w:ascii="Arial" w:cs="Arial" w:eastAsia="Arial" w:hAnsi="Arial"/>
                <w:sz w:val="20"/>
                <w:szCs w:val="20"/>
              </w:rPr>
            </w:pPr>
            <w:r w:rsidDel="00000000" w:rsidR="00000000" w:rsidRPr="00000000">
              <w:rPr>
                <w:sz w:val="20"/>
                <w:szCs w:val="20"/>
                <w:rtl w:val="0"/>
              </w:rPr>
              <w:t xml:space="preserve">Ranking</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792">
            <w:pPr>
              <w:widowControl w:val="0"/>
              <w:jc w:val="center"/>
              <w:rPr>
                <w:rFonts w:ascii="Arial" w:cs="Arial" w:eastAsia="Arial" w:hAnsi="Arial"/>
                <w:sz w:val="20"/>
                <w:szCs w:val="20"/>
              </w:rPr>
            </w:pPr>
            <w:r w:rsidDel="00000000" w:rsidR="00000000" w:rsidRPr="00000000">
              <w:rPr>
                <w:sz w:val="20"/>
                <w:szCs w:val="20"/>
                <w:rtl w:val="0"/>
              </w:rPr>
              <w:t xml:space="preserve">Scale: Qualitative Assessment of Change from Business As Usual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9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94">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95">
            <w:pPr>
              <w:widowControl w:val="0"/>
              <w:jc w:val="center"/>
              <w:rPr>
                <w:rFonts w:ascii="Arial" w:cs="Arial" w:eastAsia="Arial" w:hAnsi="Arial"/>
                <w:sz w:val="20"/>
                <w:szCs w:val="20"/>
              </w:rPr>
            </w:pPr>
            <w:r w:rsidDel="00000000" w:rsidR="00000000" w:rsidRPr="00000000">
              <w:rPr>
                <w:sz w:val="20"/>
                <w:szCs w:val="20"/>
                <w:rtl w:val="0"/>
              </w:rPr>
              <w:t xml:space="preserve">Extreme decrease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9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97">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98">
            <w:pPr>
              <w:widowControl w:val="0"/>
              <w:jc w:val="center"/>
              <w:rPr>
                <w:rFonts w:ascii="Arial" w:cs="Arial" w:eastAsia="Arial" w:hAnsi="Arial"/>
                <w:sz w:val="20"/>
                <w:szCs w:val="20"/>
              </w:rPr>
            </w:pPr>
            <w:r w:rsidDel="00000000" w:rsidR="00000000" w:rsidRPr="00000000">
              <w:rPr>
                <w:sz w:val="20"/>
                <w:szCs w:val="20"/>
                <w:rtl w:val="0"/>
              </w:rPr>
              <w:t xml:space="preserve">Major decrease</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99">
            <w:pPr>
              <w:widowControl w:val="0"/>
              <w:jc w:val="center"/>
              <w:rPr>
                <w:rFonts w:ascii="Arial" w:cs="Arial" w:eastAsia="Arial" w:hAnsi="Arial"/>
                <w:sz w:val="20"/>
                <w:szCs w:val="20"/>
              </w:rPr>
            </w:pPr>
            <w:r w:rsidDel="00000000" w:rsidR="00000000" w:rsidRPr="00000000">
              <w:rPr>
                <w:sz w:val="20"/>
                <w:szCs w:val="20"/>
                <w:rtl w:val="0"/>
              </w:rPr>
              <w:t xml:space="preserve">New Green Watershed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9A">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9B">
            <w:pPr>
              <w:widowControl w:val="0"/>
              <w:jc w:val="center"/>
              <w:rPr>
                <w:rFonts w:ascii="Arial" w:cs="Arial" w:eastAsia="Arial" w:hAnsi="Arial"/>
                <w:sz w:val="20"/>
                <w:szCs w:val="20"/>
              </w:rPr>
            </w:pPr>
            <w:r w:rsidDel="00000000" w:rsidR="00000000" w:rsidRPr="00000000">
              <w:rPr>
                <w:sz w:val="20"/>
                <w:szCs w:val="20"/>
                <w:rtl w:val="0"/>
              </w:rPr>
              <w:t xml:space="preserve">Significant decrease</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9C">
            <w:pPr>
              <w:widowControl w:val="0"/>
              <w:jc w:val="center"/>
              <w:rPr>
                <w:rFonts w:ascii="Arial" w:cs="Arial" w:eastAsia="Arial" w:hAnsi="Arial"/>
                <w:sz w:val="20"/>
                <w:szCs w:val="20"/>
              </w:rPr>
            </w:pPr>
            <w:r w:rsidDel="00000000" w:rsidR="00000000" w:rsidRPr="00000000">
              <w:rPr>
                <w:sz w:val="20"/>
                <w:szCs w:val="20"/>
                <w:rtl w:val="0"/>
              </w:rPr>
              <w:t xml:space="preserve">Bolster and Fortify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9D">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9E">
            <w:pPr>
              <w:widowControl w:val="0"/>
              <w:jc w:val="center"/>
              <w:rPr>
                <w:rFonts w:ascii="Arial" w:cs="Arial" w:eastAsia="Arial" w:hAnsi="Arial"/>
                <w:sz w:val="20"/>
                <w:szCs w:val="20"/>
              </w:rPr>
            </w:pPr>
            <w:r w:rsidDel="00000000" w:rsidR="00000000" w:rsidRPr="00000000">
              <w:rPr>
                <w:sz w:val="20"/>
                <w:szCs w:val="20"/>
                <w:rtl w:val="0"/>
              </w:rPr>
              <w:t xml:space="preserve">Moderate decrease</w:t>
            </w:r>
            <w:r w:rsidDel="00000000" w:rsidR="00000000" w:rsidRPr="00000000">
              <w:rPr>
                <w:rtl w:val="0"/>
              </w:rPr>
            </w:r>
          </w:p>
        </w:tc>
      </w:tr>
      <w:tr>
        <w:trPr>
          <w:cantSplit w:val="0"/>
          <w:trHeight w:val="780"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9F">
            <w:pPr>
              <w:widowControl w:val="0"/>
              <w:jc w:val="center"/>
              <w:rPr>
                <w:rFonts w:ascii="Arial" w:cs="Arial" w:eastAsia="Arial" w:hAnsi="Arial"/>
                <w:sz w:val="20"/>
                <w:szCs w:val="20"/>
              </w:rPr>
            </w:pPr>
            <w:r w:rsidDel="00000000" w:rsidR="00000000" w:rsidRPr="00000000">
              <w:rPr>
                <w:sz w:val="20"/>
                <w:szCs w:val="20"/>
                <w:rtl w:val="0"/>
              </w:rPr>
              <w:t xml:space="preserve">A Tunnel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A0">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A1">
            <w:pPr>
              <w:widowControl w:val="0"/>
              <w:jc w:val="center"/>
              <w:rPr>
                <w:rFonts w:ascii="Arial" w:cs="Arial" w:eastAsia="Arial" w:hAnsi="Arial"/>
                <w:sz w:val="20"/>
                <w:szCs w:val="20"/>
              </w:rPr>
            </w:pPr>
            <w:r w:rsidDel="00000000" w:rsidR="00000000" w:rsidRPr="00000000">
              <w:rPr>
                <w:sz w:val="20"/>
                <w:szCs w:val="20"/>
                <w:rtl w:val="0"/>
              </w:rPr>
              <w:t xml:space="preserve">Slight decrease in flood risk from Business As Usual</w:t>
            </w:r>
            <w:r w:rsidDel="00000000" w:rsidR="00000000" w:rsidRPr="00000000">
              <w:rPr>
                <w:rtl w:val="0"/>
              </w:rPr>
            </w:r>
          </w:p>
        </w:tc>
      </w:tr>
      <w:tr>
        <w:trPr>
          <w:cantSplit w:val="0"/>
          <w:trHeight w:val="100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A2">
            <w:pPr>
              <w:widowControl w:val="0"/>
              <w:jc w:val="center"/>
              <w:rPr>
                <w:rFonts w:ascii="Arial" w:cs="Arial" w:eastAsia="Arial" w:hAnsi="Arial"/>
                <w:sz w:val="20"/>
                <w:szCs w:val="20"/>
              </w:rPr>
            </w:pPr>
            <w:r w:rsidDel="00000000" w:rsidR="00000000" w:rsidRPr="00000000">
              <w:rPr>
                <w:sz w:val="20"/>
                <w:szCs w:val="20"/>
                <w:rtl w:val="0"/>
              </w:rPr>
              <w:t xml:space="preserve">Business As Usual, Eco Machine, Calling on Reserves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A3">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A4">
            <w:pPr>
              <w:widowControl w:val="0"/>
              <w:jc w:val="center"/>
              <w:rPr>
                <w:rFonts w:ascii="Arial" w:cs="Arial" w:eastAsia="Arial" w:hAnsi="Arial"/>
                <w:sz w:val="20"/>
                <w:szCs w:val="20"/>
              </w:rPr>
            </w:pPr>
            <w:r w:rsidDel="00000000" w:rsidR="00000000" w:rsidRPr="00000000">
              <w:rPr>
                <w:sz w:val="20"/>
                <w:szCs w:val="20"/>
                <w:rtl w:val="0"/>
              </w:rPr>
              <w:t xml:space="preserve">No deviation from Business As Usual</w:t>
            </w:r>
            <w:r w:rsidDel="00000000" w:rsidR="00000000" w:rsidRPr="00000000">
              <w:rPr>
                <w:rtl w:val="0"/>
              </w:rPr>
            </w:r>
          </w:p>
        </w:tc>
      </w:tr>
      <w:tr>
        <w:trPr>
          <w:cantSplit w:val="0"/>
          <w:trHeight w:val="780"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A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A6">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A7">
            <w:pPr>
              <w:widowControl w:val="0"/>
              <w:jc w:val="center"/>
              <w:rPr>
                <w:rFonts w:ascii="Arial" w:cs="Arial" w:eastAsia="Arial" w:hAnsi="Arial"/>
                <w:sz w:val="20"/>
                <w:szCs w:val="20"/>
              </w:rPr>
            </w:pPr>
            <w:r w:rsidDel="00000000" w:rsidR="00000000" w:rsidRPr="00000000">
              <w:rPr>
                <w:sz w:val="20"/>
                <w:szCs w:val="20"/>
                <w:rtl w:val="0"/>
              </w:rPr>
              <w:t xml:space="preserve">Slight increase in flood risk from Business As Usual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A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A9">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AA">
            <w:pPr>
              <w:widowControl w:val="0"/>
              <w:jc w:val="center"/>
              <w:rPr>
                <w:rFonts w:ascii="Arial" w:cs="Arial" w:eastAsia="Arial" w:hAnsi="Arial"/>
                <w:sz w:val="20"/>
                <w:szCs w:val="20"/>
              </w:rPr>
            </w:pPr>
            <w:r w:rsidDel="00000000" w:rsidR="00000000" w:rsidRPr="00000000">
              <w:rPr>
                <w:sz w:val="20"/>
                <w:szCs w:val="20"/>
                <w:rtl w:val="0"/>
              </w:rPr>
              <w:t xml:space="preserve">Moderate increase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A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AC">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AD">
            <w:pPr>
              <w:widowControl w:val="0"/>
              <w:jc w:val="center"/>
              <w:rPr>
                <w:rFonts w:ascii="Arial" w:cs="Arial" w:eastAsia="Arial" w:hAnsi="Arial"/>
                <w:sz w:val="20"/>
                <w:szCs w:val="20"/>
              </w:rPr>
            </w:pPr>
            <w:r w:rsidDel="00000000" w:rsidR="00000000" w:rsidRPr="00000000">
              <w:rPr>
                <w:sz w:val="20"/>
                <w:szCs w:val="20"/>
                <w:rtl w:val="0"/>
              </w:rPr>
              <w:t xml:space="preserve">Significant increase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A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AF">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B0">
            <w:pPr>
              <w:widowControl w:val="0"/>
              <w:jc w:val="center"/>
              <w:rPr>
                <w:rFonts w:ascii="Arial" w:cs="Arial" w:eastAsia="Arial" w:hAnsi="Arial"/>
                <w:sz w:val="20"/>
                <w:szCs w:val="20"/>
              </w:rPr>
            </w:pPr>
            <w:r w:rsidDel="00000000" w:rsidR="00000000" w:rsidRPr="00000000">
              <w:rPr>
                <w:sz w:val="20"/>
                <w:szCs w:val="20"/>
                <w:rtl w:val="0"/>
              </w:rPr>
              <w:t xml:space="preserve">Major increase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B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B2">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B3">
            <w:pPr>
              <w:widowControl w:val="0"/>
              <w:jc w:val="center"/>
              <w:rPr>
                <w:rFonts w:ascii="Arial" w:cs="Arial" w:eastAsia="Arial" w:hAnsi="Arial"/>
                <w:sz w:val="20"/>
                <w:szCs w:val="20"/>
              </w:rPr>
            </w:pPr>
            <w:r w:rsidDel="00000000" w:rsidR="00000000" w:rsidRPr="00000000">
              <w:rPr>
                <w:sz w:val="20"/>
                <w:szCs w:val="20"/>
                <w:rtl w:val="0"/>
              </w:rPr>
              <w:t xml:space="preserve">Extreme increase</w:t>
            </w:r>
            <w:r w:rsidDel="00000000" w:rsidR="00000000" w:rsidRPr="00000000">
              <w:rPr>
                <w:rtl w:val="0"/>
              </w:rPr>
            </w:r>
          </w:p>
        </w:tc>
      </w:tr>
    </w:tbl>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For flood risk, New Green Watershed performed the best with a score of 3, followed by Bolster and Fortify (2), and A Tunnel (1), while Eco Machine and Calling on Reserves both scored a 0 reflecting no change from baseline conditions.</w:t>
      </w:r>
    </w:p>
    <w:p w:rsidR="00000000" w:rsidDel="00000000" w:rsidP="00000000" w:rsidRDefault="00000000" w:rsidRPr="00000000" w14:paraId="000007B6">
      <w:pPr>
        <w:pStyle w:val="Heading4"/>
        <w:rPr/>
      </w:pPr>
      <w:bookmarkStart w:colFirst="0" w:colLast="0" w:name="_b0mop6391m7l" w:id="51"/>
      <w:bookmarkEnd w:id="51"/>
      <w:r w:rsidDel="00000000" w:rsidR="00000000" w:rsidRPr="00000000">
        <w:rPr>
          <w:rtl w:val="0"/>
        </w:rPr>
        <w:t xml:space="preserve">Adaptation Scenarios: Full Salinity Field</w:t>
      </w:r>
    </w:p>
    <w:p w:rsidR="00000000" w:rsidDel="00000000" w:rsidP="00000000" w:rsidRDefault="00000000" w:rsidRPr="00000000" w14:paraId="000007B7">
      <w:pPr>
        <w:rPr/>
      </w:pPr>
      <w:r w:rsidDel="00000000" w:rsidR="00000000" w:rsidRPr="00000000">
        <w:rPr>
          <w:rtl w:val="0"/>
        </w:rPr>
        <w:t xml:space="preserve">The full data point set for the adaptation scenarios observed higher overall exceedance percentages than the SAFER-derived data point set. Table XX shows the ranking for each adaptation scenario for the full salinity field, given the following seasonal results:</w:t>
      </w:r>
    </w:p>
    <w:p w:rsidR="00000000" w:rsidDel="00000000" w:rsidP="00000000" w:rsidRDefault="00000000" w:rsidRPr="00000000" w14:paraId="000007B8">
      <w:pPr>
        <w:rPr/>
      </w:pPr>
      <w:r w:rsidDel="00000000" w:rsidR="00000000" w:rsidRPr="00000000">
        <w:rPr>
          <w:rtl w:val="0"/>
        </w:rPr>
        <w:tab/>
      </w:r>
      <w:r w:rsidDel="00000000" w:rsidR="00000000" w:rsidRPr="00000000">
        <w:rPr>
          <w:b w:val="1"/>
          <w:bCs w:val="1"/>
          <w:rtl w:val="0"/>
        </w:rPr>
        <w:t xml:space="preserve">Business As Usual: </w:t>
      </w:r>
      <w:r w:rsidDel="00000000" w:rsidR="00000000" w:rsidRPr="00000000">
        <w:rPr>
          <w:rtl w:val="0"/>
        </w:rPr>
        <w:t xml:space="preserve">TOTAL 22% / WET 24% DRY 21%</w:t>
      </w:r>
    </w:p>
    <w:p w:rsidR="00000000" w:rsidDel="00000000" w:rsidP="00000000" w:rsidRDefault="00000000" w:rsidRPr="00000000" w14:paraId="000007B9">
      <w:pPr>
        <w:rPr/>
      </w:pPr>
      <w:r w:rsidDel="00000000" w:rsidR="00000000" w:rsidRPr="00000000">
        <w:rPr>
          <w:b w:val="1"/>
          <w:bCs w:val="1"/>
          <w:rtl w:val="0"/>
        </w:rPr>
        <w:tab/>
        <w:t xml:space="preserve">Bolster and Fortify: </w:t>
      </w:r>
      <w:r w:rsidDel="00000000" w:rsidR="00000000" w:rsidRPr="00000000">
        <w:rPr>
          <w:rtl w:val="0"/>
        </w:rPr>
        <w:t xml:space="preserve">TOTAL 23% / WET 24% / DRY 21%</w:t>
      </w:r>
    </w:p>
    <w:p w:rsidR="00000000" w:rsidDel="00000000" w:rsidP="00000000" w:rsidRDefault="00000000" w:rsidRPr="00000000" w14:paraId="000007BA">
      <w:pPr>
        <w:rPr/>
      </w:pPr>
      <w:r w:rsidDel="00000000" w:rsidR="00000000" w:rsidRPr="00000000">
        <w:rPr>
          <w:b w:val="1"/>
          <w:bCs w:val="1"/>
          <w:rtl w:val="0"/>
        </w:rPr>
        <w:tab/>
        <w:t xml:space="preserve">Eco Machine:</w:t>
      </w:r>
      <w:r w:rsidDel="00000000" w:rsidR="00000000" w:rsidRPr="00000000">
        <w:rPr>
          <w:rtl w:val="0"/>
        </w:rPr>
        <w:t xml:space="preserve"> TOTAL 22% / WET 23% / DRY 20%</w:t>
      </w:r>
    </w:p>
    <w:p w:rsidR="00000000" w:rsidDel="00000000" w:rsidP="00000000" w:rsidRDefault="00000000" w:rsidRPr="00000000" w14:paraId="000007BB">
      <w:pPr>
        <w:rPr/>
      </w:pPr>
      <w:r w:rsidDel="00000000" w:rsidR="00000000" w:rsidRPr="00000000">
        <w:rPr>
          <w:rtl w:val="0"/>
        </w:rPr>
        <w:tab/>
      </w:r>
      <w:r w:rsidDel="00000000" w:rsidR="00000000" w:rsidRPr="00000000">
        <w:rPr>
          <w:b w:val="1"/>
          <w:bCs w:val="1"/>
          <w:rtl w:val="0"/>
        </w:rPr>
        <w:t xml:space="preserve">New Green Watershed:</w:t>
      </w:r>
      <w:r w:rsidDel="00000000" w:rsidR="00000000" w:rsidRPr="00000000">
        <w:rPr>
          <w:rtl w:val="0"/>
        </w:rPr>
        <w:t xml:space="preserve"> TOTAL 22% / WET 23% / DRY 20%</w:t>
      </w:r>
    </w:p>
    <w:p w:rsidR="00000000" w:rsidDel="00000000" w:rsidP="00000000" w:rsidRDefault="00000000" w:rsidRPr="00000000" w14:paraId="000007BC">
      <w:pPr>
        <w:rPr/>
      </w:pPr>
      <w:r w:rsidDel="00000000" w:rsidR="00000000" w:rsidRPr="00000000">
        <w:rPr>
          <w:rtl w:val="0"/>
        </w:rPr>
        <w:tab/>
      </w:r>
      <w:r w:rsidDel="00000000" w:rsidR="00000000" w:rsidRPr="00000000">
        <w:rPr>
          <w:b w:val="1"/>
          <w:bCs w:val="1"/>
          <w:rtl w:val="0"/>
        </w:rPr>
        <w:t xml:space="preserve">Calling on Reserves:</w:t>
      </w:r>
      <w:r w:rsidDel="00000000" w:rsidR="00000000" w:rsidRPr="00000000">
        <w:rPr>
          <w:rtl w:val="0"/>
        </w:rPr>
        <w:t xml:space="preserve"> TOTAL 25% / WET 27% / DRY 22%</w:t>
      </w:r>
    </w:p>
    <w:p w:rsidR="00000000" w:rsidDel="00000000" w:rsidP="00000000" w:rsidRDefault="00000000" w:rsidRPr="00000000" w14:paraId="000007BD">
      <w:pPr>
        <w:rPr/>
      </w:pPr>
      <w:r w:rsidDel="00000000" w:rsidR="00000000" w:rsidRPr="00000000">
        <w:rPr>
          <w:rtl w:val="0"/>
        </w:rPr>
        <w:tab/>
      </w:r>
      <w:r w:rsidDel="00000000" w:rsidR="00000000" w:rsidRPr="00000000">
        <w:rPr>
          <w:b w:val="1"/>
          <w:bCs w:val="1"/>
          <w:rtl w:val="0"/>
        </w:rPr>
        <w:t xml:space="preserve">A Tunnel: </w:t>
      </w:r>
      <w:r w:rsidDel="00000000" w:rsidR="00000000" w:rsidRPr="00000000">
        <w:rPr>
          <w:rtl w:val="0"/>
        </w:rPr>
        <w:t xml:space="preserve">TOTAL 26% / WET 29% / DRY 22%</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Table XX. Ranking for each adaptation scenario for the full salinity field data point set, for the total run, wet season, and dry season.</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4.2713567839196"/>
        <w:gridCol w:w="1998.9949748743718"/>
        <w:gridCol w:w="1998.9949748743718"/>
        <w:gridCol w:w="834.8743718592965"/>
        <w:gridCol w:w="2492.86432160804"/>
        <w:tblGridChange w:id="0">
          <w:tblGrid>
            <w:gridCol w:w="2034.2713567839196"/>
            <w:gridCol w:w="1998.9949748743718"/>
            <w:gridCol w:w="1998.9949748743718"/>
            <w:gridCol w:w="834.8743718592965"/>
            <w:gridCol w:w="2492.86432160804"/>
          </w:tblGrid>
        </w:tblGridChange>
      </w:tblGrid>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7C0">
            <w:pPr>
              <w:widowControl w:val="0"/>
              <w:jc w:val="center"/>
              <w:rPr>
                <w:rFonts w:ascii="Arial" w:cs="Arial" w:eastAsia="Arial" w:hAnsi="Arial"/>
                <w:sz w:val="20"/>
                <w:szCs w:val="20"/>
              </w:rPr>
            </w:pPr>
            <w:r w:rsidDel="00000000" w:rsidR="00000000" w:rsidRPr="00000000">
              <w:rPr>
                <w:sz w:val="20"/>
                <w:szCs w:val="20"/>
                <w:rtl w:val="0"/>
              </w:rPr>
              <w:t xml:space="preserve">Total Run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7C1">
            <w:pPr>
              <w:widowControl w:val="0"/>
              <w:jc w:val="center"/>
              <w:rPr>
                <w:rFonts w:ascii="Arial" w:cs="Arial" w:eastAsia="Arial" w:hAnsi="Arial"/>
                <w:sz w:val="20"/>
                <w:szCs w:val="20"/>
              </w:rPr>
            </w:pPr>
            <w:r w:rsidDel="00000000" w:rsidR="00000000" w:rsidRPr="00000000">
              <w:rPr>
                <w:sz w:val="20"/>
                <w:szCs w:val="20"/>
                <w:rtl w:val="0"/>
              </w:rPr>
              <w:t xml:space="preserve">Wet Season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7C2">
            <w:pPr>
              <w:widowControl w:val="0"/>
              <w:jc w:val="center"/>
              <w:rPr>
                <w:rFonts w:ascii="Arial" w:cs="Arial" w:eastAsia="Arial" w:hAnsi="Arial"/>
                <w:sz w:val="20"/>
                <w:szCs w:val="20"/>
              </w:rPr>
            </w:pPr>
            <w:r w:rsidDel="00000000" w:rsidR="00000000" w:rsidRPr="00000000">
              <w:rPr>
                <w:sz w:val="20"/>
                <w:szCs w:val="20"/>
                <w:rtl w:val="0"/>
              </w:rPr>
              <w:t xml:space="preserve">Dry Season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7C3">
            <w:pPr>
              <w:widowControl w:val="0"/>
              <w:jc w:val="center"/>
              <w:rPr>
                <w:rFonts w:ascii="Arial" w:cs="Arial" w:eastAsia="Arial" w:hAnsi="Arial"/>
                <w:sz w:val="20"/>
                <w:szCs w:val="20"/>
              </w:rPr>
            </w:pPr>
            <w:r w:rsidDel="00000000" w:rsidR="00000000" w:rsidRPr="00000000">
              <w:rPr>
                <w:sz w:val="20"/>
                <w:szCs w:val="20"/>
                <w:rtl w:val="0"/>
              </w:rPr>
              <w:t xml:space="preserve">Ranking</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7C4">
            <w:pPr>
              <w:widowControl w:val="0"/>
              <w:jc w:val="center"/>
              <w:rPr>
                <w:rFonts w:ascii="Arial" w:cs="Arial" w:eastAsia="Arial" w:hAnsi="Arial"/>
                <w:sz w:val="20"/>
                <w:szCs w:val="20"/>
              </w:rPr>
            </w:pPr>
            <w:r w:rsidDel="00000000" w:rsidR="00000000" w:rsidRPr="00000000">
              <w:rPr>
                <w:sz w:val="20"/>
                <w:szCs w:val="20"/>
                <w:rtl w:val="0"/>
              </w:rPr>
              <w:t xml:space="preserve">Scale: % of Run Exceeding 1,050 𝜇/cm Threshold in Relation to Business As Usual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C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C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C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C8">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C9">
            <w:pPr>
              <w:widowControl w:val="0"/>
              <w:jc w:val="center"/>
              <w:rPr>
                <w:rFonts w:ascii="Arial" w:cs="Arial" w:eastAsia="Arial" w:hAnsi="Arial"/>
                <w:sz w:val="20"/>
                <w:szCs w:val="20"/>
              </w:rPr>
            </w:pPr>
            <w:r w:rsidDel="00000000" w:rsidR="00000000" w:rsidRPr="00000000">
              <w:rPr>
                <w:rFonts w:ascii="Nova Mono" w:cs="Nova Mono" w:eastAsia="Nova Mono" w:hAnsi="Nova Mono"/>
                <w:sz w:val="20"/>
                <w:szCs w:val="20"/>
                <w:rtl w:val="0"/>
              </w:rPr>
              <w:t xml:space="preserve">≥ 5%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C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C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C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CD">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CE">
            <w:pPr>
              <w:widowControl w:val="0"/>
              <w:jc w:val="center"/>
              <w:rPr>
                <w:rFonts w:ascii="Arial" w:cs="Arial" w:eastAsia="Arial" w:hAnsi="Arial"/>
                <w:sz w:val="20"/>
                <w:szCs w:val="20"/>
              </w:rPr>
            </w:pPr>
            <w:r w:rsidDel="00000000" w:rsidR="00000000" w:rsidRPr="00000000">
              <w:rPr>
                <w:sz w:val="20"/>
                <w:szCs w:val="20"/>
                <w:rtl w:val="0"/>
              </w:rPr>
              <w:t xml:space="preserve">4%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C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D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D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D2">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D3">
            <w:pPr>
              <w:widowControl w:val="0"/>
              <w:jc w:val="center"/>
              <w:rPr>
                <w:rFonts w:ascii="Arial" w:cs="Arial" w:eastAsia="Arial" w:hAnsi="Arial"/>
                <w:sz w:val="20"/>
                <w:szCs w:val="20"/>
              </w:rPr>
            </w:pPr>
            <w:r w:rsidDel="00000000" w:rsidR="00000000" w:rsidRPr="00000000">
              <w:rPr>
                <w:sz w:val="20"/>
                <w:szCs w:val="20"/>
                <w:rtl w:val="0"/>
              </w:rPr>
              <w:t xml:space="preserve">3% less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D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D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D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D7">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D8">
            <w:pPr>
              <w:widowControl w:val="0"/>
              <w:jc w:val="center"/>
              <w:rPr>
                <w:rFonts w:ascii="Arial" w:cs="Arial" w:eastAsia="Arial" w:hAnsi="Arial"/>
                <w:sz w:val="20"/>
                <w:szCs w:val="20"/>
              </w:rPr>
            </w:pPr>
            <w:r w:rsidDel="00000000" w:rsidR="00000000" w:rsidRPr="00000000">
              <w:rPr>
                <w:sz w:val="20"/>
                <w:szCs w:val="20"/>
                <w:rtl w:val="0"/>
              </w:rPr>
              <w:t xml:space="preserve">2% less</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D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DA">
            <w:pPr>
              <w:widowControl w:val="0"/>
              <w:jc w:val="center"/>
              <w:rPr>
                <w:rFonts w:ascii="Arial" w:cs="Arial" w:eastAsia="Arial" w:hAnsi="Arial"/>
                <w:sz w:val="20"/>
                <w:szCs w:val="20"/>
              </w:rPr>
            </w:pPr>
            <w:r w:rsidDel="00000000" w:rsidR="00000000" w:rsidRPr="00000000">
              <w:rPr>
                <w:sz w:val="20"/>
                <w:szCs w:val="20"/>
                <w:rtl w:val="0"/>
              </w:rPr>
              <w:t xml:space="preserve">Eco Machine, New Green Watershed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DB">
            <w:pPr>
              <w:widowControl w:val="0"/>
              <w:jc w:val="center"/>
              <w:rPr>
                <w:rFonts w:ascii="Arial" w:cs="Arial" w:eastAsia="Arial" w:hAnsi="Arial"/>
                <w:sz w:val="20"/>
                <w:szCs w:val="20"/>
              </w:rPr>
            </w:pPr>
            <w:r w:rsidDel="00000000" w:rsidR="00000000" w:rsidRPr="00000000">
              <w:rPr>
                <w:sz w:val="20"/>
                <w:szCs w:val="20"/>
                <w:rtl w:val="0"/>
              </w:rPr>
              <w:t xml:space="preserve">Eco Machine, New Green Watershed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DC">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DD">
            <w:pPr>
              <w:widowControl w:val="0"/>
              <w:jc w:val="center"/>
              <w:rPr>
                <w:rFonts w:ascii="Arial" w:cs="Arial" w:eastAsia="Arial" w:hAnsi="Arial"/>
                <w:sz w:val="20"/>
                <w:szCs w:val="20"/>
              </w:rPr>
            </w:pPr>
            <w:r w:rsidDel="00000000" w:rsidR="00000000" w:rsidRPr="00000000">
              <w:rPr>
                <w:sz w:val="20"/>
                <w:szCs w:val="20"/>
                <w:rtl w:val="0"/>
              </w:rPr>
              <w:t xml:space="preserve">1% less than Business As Usual</w:t>
            </w:r>
            <w:r w:rsidDel="00000000" w:rsidR="00000000" w:rsidRPr="00000000">
              <w:rPr>
                <w:rtl w:val="0"/>
              </w:rPr>
            </w:r>
          </w:p>
        </w:tc>
      </w:tr>
      <w:tr>
        <w:trPr>
          <w:cantSplit w:val="0"/>
          <w:trHeight w:val="780"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DE">
            <w:pPr>
              <w:widowControl w:val="0"/>
              <w:jc w:val="center"/>
              <w:rPr>
                <w:rFonts w:ascii="Arial" w:cs="Arial" w:eastAsia="Arial" w:hAnsi="Arial"/>
                <w:sz w:val="20"/>
                <w:szCs w:val="20"/>
              </w:rPr>
            </w:pPr>
            <w:r w:rsidDel="00000000" w:rsidR="00000000" w:rsidRPr="00000000">
              <w:rPr>
                <w:sz w:val="20"/>
                <w:szCs w:val="20"/>
                <w:rtl w:val="0"/>
              </w:rPr>
              <w:t xml:space="preserve">Business As Usual (22% of run exceeding), Eco Machine, New Green Watershed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DF">
            <w:pPr>
              <w:widowControl w:val="0"/>
              <w:jc w:val="center"/>
              <w:rPr>
                <w:rFonts w:ascii="Arial" w:cs="Arial" w:eastAsia="Arial" w:hAnsi="Arial"/>
                <w:sz w:val="20"/>
                <w:szCs w:val="20"/>
              </w:rPr>
            </w:pPr>
            <w:r w:rsidDel="00000000" w:rsidR="00000000" w:rsidRPr="00000000">
              <w:rPr>
                <w:sz w:val="20"/>
                <w:szCs w:val="20"/>
                <w:rtl w:val="0"/>
              </w:rPr>
              <w:t xml:space="preserve">Business As Usual (24% of run exceeding), Bolster and Fortify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E0">
            <w:pPr>
              <w:widowControl w:val="0"/>
              <w:jc w:val="center"/>
              <w:rPr>
                <w:rFonts w:ascii="Arial" w:cs="Arial" w:eastAsia="Arial" w:hAnsi="Arial"/>
                <w:sz w:val="20"/>
                <w:szCs w:val="20"/>
              </w:rPr>
            </w:pPr>
            <w:r w:rsidDel="00000000" w:rsidR="00000000" w:rsidRPr="00000000">
              <w:rPr>
                <w:sz w:val="20"/>
                <w:szCs w:val="20"/>
                <w:rtl w:val="0"/>
              </w:rPr>
              <w:t xml:space="preserve">Business As Usual (21% of run exceeding), Bolster and Fortify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E1">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E2">
            <w:pPr>
              <w:widowControl w:val="0"/>
              <w:jc w:val="center"/>
              <w:rPr>
                <w:rFonts w:ascii="Arial" w:cs="Arial" w:eastAsia="Arial" w:hAnsi="Arial"/>
                <w:sz w:val="20"/>
                <w:szCs w:val="20"/>
              </w:rPr>
            </w:pPr>
            <w:r w:rsidDel="00000000" w:rsidR="00000000" w:rsidRPr="00000000">
              <w:rPr>
                <w:sz w:val="20"/>
                <w:szCs w:val="20"/>
                <w:rtl w:val="0"/>
              </w:rPr>
              <w:t xml:space="preserve">No deviation from Business As Usual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E3">
            <w:pPr>
              <w:widowControl w:val="0"/>
              <w:jc w:val="center"/>
              <w:rPr>
                <w:rFonts w:ascii="Arial" w:cs="Arial" w:eastAsia="Arial" w:hAnsi="Arial"/>
                <w:sz w:val="20"/>
                <w:szCs w:val="20"/>
              </w:rPr>
            </w:pPr>
            <w:r w:rsidDel="00000000" w:rsidR="00000000" w:rsidRPr="00000000">
              <w:rPr>
                <w:sz w:val="20"/>
                <w:szCs w:val="20"/>
                <w:rtl w:val="0"/>
              </w:rPr>
              <w:t xml:space="preserve">Bolster and Fortify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E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E5">
            <w:pPr>
              <w:widowControl w:val="0"/>
              <w:jc w:val="center"/>
              <w:rPr>
                <w:rFonts w:ascii="Arial" w:cs="Arial" w:eastAsia="Arial" w:hAnsi="Arial"/>
                <w:sz w:val="20"/>
                <w:szCs w:val="20"/>
              </w:rPr>
            </w:pPr>
            <w:r w:rsidDel="00000000" w:rsidR="00000000" w:rsidRPr="00000000">
              <w:rPr>
                <w:sz w:val="20"/>
                <w:szCs w:val="20"/>
                <w:rtl w:val="0"/>
              </w:rPr>
              <w:t xml:space="preserve">Calling on Reserves, A Tunnel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E6">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E7">
            <w:pPr>
              <w:widowControl w:val="0"/>
              <w:jc w:val="center"/>
              <w:rPr>
                <w:rFonts w:ascii="Arial" w:cs="Arial" w:eastAsia="Arial" w:hAnsi="Arial"/>
                <w:sz w:val="20"/>
                <w:szCs w:val="20"/>
              </w:rPr>
            </w:pPr>
            <w:r w:rsidDel="00000000" w:rsidR="00000000" w:rsidRPr="00000000">
              <w:rPr>
                <w:sz w:val="20"/>
                <w:szCs w:val="20"/>
                <w:rtl w:val="0"/>
              </w:rPr>
              <w:t xml:space="preserve">1% more than Business As Usual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E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E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E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EB">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EC">
            <w:pPr>
              <w:widowControl w:val="0"/>
              <w:jc w:val="center"/>
              <w:rPr>
                <w:rFonts w:ascii="Arial" w:cs="Arial" w:eastAsia="Arial" w:hAnsi="Arial"/>
                <w:sz w:val="20"/>
                <w:szCs w:val="20"/>
              </w:rPr>
            </w:pPr>
            <w:r w:rsidDel="00000000" w:rsidR="00000000" w:rsidRPr="00000000">
              <w:rPr>
                <w:sz w:val="20"/>
                <w:szCs w:val="20"/>
                <w:rtl w:val="0"/>
              </w:rPr>
              <w:t xml:space="preserve">2% more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ED">
            <w:pPr>
              <w:widowControl w:val="0"/>
              <w:jc w:val="center"/>
              <w:rPr>
                <w:rFonts w:ascii="Arial" w:cs="Arial" w:eastAsia="Arial" w:hAnsi="Arial"/>
                <w:sz w:val="20"/>
                <w:szCs w:val="20"/>
              </w:rPr>
            </w:pPr>
            <w:r w:rsidDel="00000000" w:rsidR="00000000" w:rsidRPr="00000000">
              <w:rPr>
                <w:sz w:val="20"/>
                <w:szCs w:val="20"/>
                <w:rtl w:val="0"/>
              </w:rPr>
              <w:t xml:space="preserve">Calling on Reserves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EE">
            <w:pPr>
              <w:widowControl w:val="0"/>
              <w:jc w:val="center"/>
              <w:rPr>
                <w:rFonts w:ascii="Arial" w:cs="Arial" w:eastAsia="Arial" w:hAnsi="Arial"/>
                <w:sz w:val="20"/>
                <w:szCs w:val="20"/>
              </w:rPr>
            </w:pPr>
            <w:r w:rsidDel="00000000" w:rsidR="00000000" w:rsidRPr="00000000">
              <w:rPr>
                <w:sz w:val="20"/>
                <w:szCs w:val="20"/>
                <w:rtl w:val="0"/>
              </w:rPr>
              <w:t xml:space="preserve">Calling on Reserves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E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F0">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F1">
            <w:pPr>
              <w:widowControl w:val="0"/>
              <w:jc w:val="center"/>
              <w:rPr>
                <w:rFonts w:ascii="Arial" w:cs="Arial" w:eastAsia="Arial" w:hAnsi="Arial"/>
                <w:sz w:val="20"/>
                <w:szCs w:val="20"/>
              </w:rPr>
            </w:pPr>
            <w:r w:rsidDel="00000000" w:rsidR="00000000" w:rsidRPr="00000000">
              <w:rPr>
                <w:sz w:val="20"/>
                <w:szCs w:val="20"/>
                <w:rtl w:val="0"/>
              </w:rPr>
              <w:t xml:space="preserve">3% more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F2">
            <w:pPr>
              <w:widowControl w:val="0"/>
              <w:jc w:val="center"/>
              <w:rPr>
                <w:rFonts w:ascii="Arial" w:cs="Arial" w:eastAsia="Arial" w:hAnsi="Arial"/>
                <w:sz w:val="20"/>
                <w:szCs w:val="20"/>
              </w:rPr>
            </w:pPr>
            <w:r w:rsidDel="00000000" w:rsidR="00000000" w:rsidRPr="00000000">
              <w:rPr>
                <w:sz w:val="20"/>
                <w:szCs w:val="20"/>
                <w:rtl w:val="0"/>
              </w:rPr>
              <w:t xml:space="preserve">A Tunnel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F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F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F5">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F6">
            <w:pPr>
              <w:widowControl w:val="0"/>
              <w:jc w:val="center"/>
              <w:rPr>
                <w:rFonts w:ascii="Arial" w:cs="Arial" w:eastAsia="Arial" w:hAnsi="Arial"/>
                <w:sz w:val="20"/>
                <w:szCs w:val="20"/>
              </w:rPr>
            </w:pPr>
            <w:r w:rsidDel="00000000" w:rsidR="00000000" w:rsidRPr="00000000">
              <w:rPr>
                <w:sz w:val="20"/>
                <w:szCs w:val="20"/>
                <w:rtl w:val="0"/>
              </w:rPr>
              <w:t xml:space="preserve">4% more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F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F8">
            <w:pPr>
              <w:widowControl w:val="0"/>
              <w:jc w:val="center"/>
              <w:rPr>
                <w:rFonts w:ascii="Arial" w:cs="Arial" w:eastAsia="Arial" w:hAnsi="Arial"/>
                <w:sz w:val="20"/>
                <w:szCs w:val="20"/>
              </w:rPr>
            </w:pPr>
            <w:r w:rsidDel="00000000" w:rsidR="00000000" w:rsidRPr="00000000">
              <w:rPr>
                <w:sz w:val="20"/>
                <w:szCs w:val="20"/>
                <w:rtl w:val="0"/>
              </w:rPr>
              <w:t xml:space="preserve">A Tunnel</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F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7FA">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FB">
            <w:pPr>
              <w:widowControl w:val="0"/>
              <w:jc w:val="center"/>
              <w:rPr>
                <w:rFonts w:ascii="Arial" w:cs="Arial" w:eastAsia="Arial" w:hAnsi="Arial"/>
                <w:sz w:val="20"/>
                <w:szCs w:val="20"/>
              </w:rPr>
            </w:pPr>
            <w:r w:rsidDel="00000000" w:rsidR="00000000" w:rsidRPr="00000000">
              <w:rPr>
                <w:rFonts w:ascii="Nova Mono" w:cs="Nova Mono" w:eastAsia="Nova Mono" w:hAnsi="Nova Mono"/>
                <w:sz w:val="20"/>
                <w:szCs w:val="20"/>
                <w:rtl w:val="0"/>
              </w:rPr>
              <w:t xml:space="preserve">≥ 5% more</w:t>
            </w:r>
            <w:r w:rsidDel="00000000" w:rsidR="00000000" w:rsidRPr="00000000">
              <w:rPr>
                <w:rtl w:val="0"/>
              </w:rPr>
            </w:r>
          </w:p>
        </w:tc>
      </w:tr>
    </w:tbl>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pStyle w:val="Heading2"/>
        <w:rPr/>
      </w:pPr>
      <w:bookmarkStart w:colFirst="0" w:colLast="0" w:name="_ws3ab4zcicl7" w:id="52"/>
      <w:bookmarkEnd w:id="52"/>
      <w:r w:rsidDel="00000000" w:rsidR="00000000" w:rsidRPr="00000000">
        <w:rPr>
          <w:rtl w:val="0"/>
        </w:rPr>
        <w:t xml:space="preserve">Metric: Water Age and Temperature</w:t>
      </w:r>
    </w:p>
    <w:p w:rsidR="00000000" w:rsidDel="00000000" w:rsidP="00000000" w:rsidRDefault="00000000" w:rsidRPr="00000000" w14:paraId="000007FE">
      <w:pPr>
        <w:rPr/>
      </w:pPr>
      <w:r w:rsidDel="00000000" w:rsidR="00000000" w:rsidRPr="00000000">
        <w:rPr>
          <w:rtl w:val="0"/>
        </w:rPr>
        <w:t xml:space="preserve">The qualitative observations of change in water age days from baseline were attributed the following scoring regime:</w:t>
      </w:r>
    </w:p>
    <w:p w:rsidR="00000000" w:rsidDel="00000000" w:rsidP="00000000" w:rsidRDefault="00000000" w:rsidRPr="00000000" w14:paraId="000007FF">
      <w:pPr>
        <w:ind w:firstLine="720"/>
        <w:rPr>
          <w:b w:val="1"/>
          <w:bCs w:val="1"/>
        </w:rPr>
      </w:pPr>
      <w:r w:rsidDel="00000000" w:rsidR="00000000" w:rsidRPr="00000000">
        <w:rPr>
          <w:b w:val="1"/>
          <w:bCs w:val="1"/>
          <w:rtl w:val="0"/>
        </w:rPr>
        <w:t xml:space="preserve">-5: Extreme increase in water age from baseline</w:t>
      </w:r>
    </w:p>
    <w:p w:rsidR="00000000" w:rsidDel="00000000" w:rsidP="00000000" w:rsidRDefault="00000000" w:rsidRPr="00000000" w14:paraId="00000800">
      <w:pPr>
        <w:ind w:firstLine="720"/>
        <w:rPr>
          <w:b w:val="1"/>
          <w:bCs w:val="1"/>
        </w:rPr>
      </w:pPr>
      <w:r w:rsidDel="00000000" w:rsidR="00000000" w:rsidRPr="00000000">
        <w:rPr>
          <w:b w:val="1"/>
          <w:bCs w:val="1"/>
          <w:rtl w:val="0"/>
        </w:rPr>
        <w:t xml:space="preserve">-4: Major increase in water age from baseline</w:t>
      </w:r>
    </w:p>
    <w:p w:rsidR="00000000" w:rsidDel="00000000" w:rsidP="00000000" w:rsidRDefault="00000000" w:rsidRPr="00000000" w14:paraId="00000801">
      <w:pPr>
        <w:ind w:firstLine="720"/>
        <w:rPr>
          <w:b w:val="1"/>
          <w:bCs w:val="1"/>
        </w:rPr>
      </w:pPr>
      <w:r w:rsidDel="00000000" w:rsidR="00000000" w:rsidRPr="00000000">
        <w:rPr>
          <w:b w:val="1"/>
          <w:bCs w:val="1"/>
          <w:rtl w:val="0"/>
        </w:rPr>
        <w:t xml:space="preserve">-3: Significant increase in water age from baseline</w:t>
      </w:r>
    </w:p>
    <w:p w:rsidR="00000000" w:rsidDel="00000000" w:rsidP="00000000" w:rsidRDefault="00000000" w:rsidRPr="00000000" w14:paraId="00000802">
      <w:pPr>
        <w:ind w:firstLine="720"/>
        <w:rPr>
          <w:b w:val="1"/>
          <w:bCs w:val="1"/>
        </w:rPr>
      </w:pPr>
      <w:r w:rsidDel="00000000" w:rsidR="00000000" w:rsidRPr="00000000">
        <w:rPr>
          <w:b w:val="1"/>
          <w:bCs w:val="1"/>
          <w:rtl w:val="0"/>
        </w:rPr>
        <w:t xml:space="preserve">-2: Moderate increase in water age from baseline</w:t>
      </w:r>
    </w:p>
    <w:p w:rsidR="00000000" w:rsidDel="00000000" w:rsidP="00000000" w:rsidRDefault="00000000" w:rsidRPr="00000000" w14:paraId="00000803">
      <w:pPr>
        <w:ind w:firstLine="720"/>
        <w:rPr>
          <w:b w:val="1"/>
          <w:bCs w:val="1"/>
        </w:rPr>
      </w:pPr>
      <w:r w:rsidDel="00000000" w:rsidR="00000000" w:rsidRPr="00000000">
        <w:rPr>
          <w:b w:val="1"/>
          <w:bCs w:val="1"/>
          <w:rtl w:val="0"/>
        </w:rPr>
        <w:t xml:space="preserve">-1: Slight increase in water age from baseline</w:t>
      </w:r>
    </w:p>
    <w:p w:rsidR="00000000" w:rsidDel="00000000" w:rsidP="00000000" w:rsidRDefault="00000000" w:rsidRPr="00000000" w14:paraId="00000804">
      <w:pPr>
        <w:ind w:firstLine="720"/>
        <w:rPr>
          <w:b w:val="1"/>
          <w:bCs w:val="1"/>
        </w:rPr>
      </w:pPr>
      <w:r w:rsidDel="00000000" w:rsidR="00000000" w:rsidRPr="00000000">
        <w:rPr>
          <w:b w:val="1"/>
          <w:bCs w:val="1"/>
          <w:rtl w:val="0"/>
        </w:rPr>
        <w:t xml:space="preserve">0: No deviation from baseline</w:t>
      </w:r>
    </w:p>
    <w:p w:rsidR="00000000" w:rsidDel="00000000" w:rsidP="00000000" w:rsidRDefault="00000000" w:rsidRPr="00000000" w14:paraId="00000805">
      <w:pPr>
        <w:ind w:firstLine="720"/>
        <w:rPr>
          <w:b w:val="1"/>
          <w:bCs w:val="1"/>
        </w:rPr>
      </w:pPr>
      <w:r w:rsidDel="00000000" w:rsidR="00000000" w:rsidRPr="00000000">
        <w:rPr>
          <w:b w:val="1"/>
          <w:bCs w:val="1"/>
          <w:rtl w:val="0"/>
        </w:rPr>
        <w:t xml:space="preserve">1: Slight decrease in water age from baseline</w:t>
      </w:r>
    </w:p>
    <w:p w:rsidR="00000000" w:rsidDel="00000000" w:rsidP="00000000" w:rsidRDefault="00000000" w:rsidRPr="00000000" w14:paraId="00000806">
      <w:pPr>
        <w:ind w:firstLine="720"/>
        <w:rPr>
          <w:b w:val="1"/>
          <w:bCs w:val="1"/>
        </w:rPr>
      </w:pPr>
      <w:r w:rsidDel="00000000" w:rsidR="00000000" w:rsidRPr="00000000">
        <w:rPr>
          <w:b w:val="1"/>
          <w:bCs w:val="1"/>
          <w:rtl w:val="0"/>
        </w:rPr>
        <w:t xml:space="preserve">2: Moderate decrease in water age from baseline</w:t>
      </w:r>
    </w:p>
    <w:p w:rsidR="00000000" w:rsidDel="00000000" w:rsidP="00000000" w:rsidRDefault="00000000" w:rsidRPr="00000000" w14:paraId="00000807">
      <w:pPr>
        <w:ind w:firstLine="720"/>
        <w:rPr>
          <w:b w:val="1"/>
          <w:bCs w:val="1"/>
        </w:rPr>
      </w:pPr>
      <w:r w:rsidDel="00000000" w:rsidR="00000000" w:rsidRPr="00000000">
        <w:rPr>
          <w:b w:val="1"/>
          <w:bCs w:val="1"/>
          <w:rtl w:val="0"/>
        </w:rPr>
        <w:t xml:space="preserve">3: Significant decrease in water age from baseline</w:t>
      </w:r>
    </w:p>
    <w:p w:rsidR="00000000" w:rsidDel="00000000" w:rsidP="00000000" w:rsidRDefault="00000000" w:rsidRPr="00000000" w14:paraId="00000808">
      <w:pPr>
        <w:ind w:firstLine="720"/>
        <w:rPr>
          <w:b w:val="1"/>
          <w:bCs w:val="1"/>
        </w:rPr>
      </w:pPr>
      <w:r w:rsidDel="00000000" w:rsidR="00000000" w:rsidRPr="00000000">
        <w:rPr>
          <w:b w:val="1"/>
          <w:bCs w:val="1"/>
          <w:rtl w:val="0"/>
        </w:rPr>
        <w:t xml:space="preserve">4: Major decrease in water age from baseline</w:t>
      </w:r>
    </w:p>
    <w:p w:rsidR="00000000" w:rsidDel="00000000" w:rsidP="00000000" w:rsidRDefault="00000000" w:rsidRPr="00000000" w14:paraId="00000809">
      <w:pPr>
        <w:ind w:firstLine="720"/>
        <w:rPr/>
      </w:pPr>
      <w:r w:rsidDel="00000000" w:rsidR="00000000" w:rsidRPr="00000000">
        <w:rPr>
          <w:b w:val="1"/>
          <w:bCs w:val="1"/>
          <w:rtl w:val="0"/>
        </w:rPr>
        <w:t xml:space="preserve">5: Extreme decrease in water age from baseline</w:t>
      </w:r>
      <w:r w:rsidDel="00000000" w:rsidR="00000000" w:rsidRPr="00000000">
        <w:rPr>
          <w:rtl w:val="0"/>
        </w:rPr>
        <w:t xml:space="preserve"> </w:t>
      </w:r>
    </w:p>
    <w:p w:rsidR="00000000" w:rsidDel="00000000" w:rsidP="00000000" w:rsidRDefault="00000000" w:rsidRPr="00000000" w14:paraId="0000080A">
      <w:pPr>
        <w:ind w:left="0" w:firstLine="0"/>
        <w:rPr/>
      </w:pPr>
      <w:r w:rsidDel="00000000" w:rsidR="00000000" w:rsidRPr="00000000">
        <w:rPr>
          <w:rtl w:val="0"/>
        </w:rPr>
      </w:r>
    </w:p>
    <w:p w:rsidR="00000000" w:rsidDel="00000000" w:rsidP="00000000" w:rsidRDefault="00000000" w:rsidRPr="00000000" w14:paraId="0000080B">
      <w:pPr>
        <w:ind w:left="0" w:firstLine="0"/>
        <w:rPr/>
      </w:pPr>
      <w:r w:rsidDel="00000000" w:rsidR="00000000" w:rsidRPr="00000000">
        <w:rPr>
          <w:rtl w:val="0"/>
        </w:rPr>
        <w:t xml:space="preserve">After a numerical score was assigned to each observation in the five regions, the all five scores were averaged to provide an monthly overall score for water age for each scenario for each month. Where a region experienced both an increase and decrease in water age, the corresponding scores of the magnitude of increase and decrease were averaged. To obtain a total overall score for each scenario, each monthly overall score was averaged. For Bolster and Fortify, New Green Watershed, and Eco Machine, this was the mean of 13 monthly overall scores; for Calling on Reserves, this was the mean of seven monthly overall scores. The total overall scores were then rounded to the nearest whole number. Table XX shows the raw total overall scores for each scenario, and Table XX shows the final score for each scenario for Water Age and Temperature.</w:t>
      </w:r>
    </w:p>
    <w:p w:rsidR="00000000" w:rsidDel="00000000" w:rsidP="00000000" w:rsidRDefault="00000000" w:rsidRPr="00000000" w14:paraId="0000080C">
      <w:pPr>
        <w:ind w:left="0" w:firstLine="0"/>
        <w:rPr/>
      </w:pPr>
      <w:r w:rsidDel="00000000" w:rsidR="00000000" w:rsidRPr="00000000">
        <w:rPr>
          <w:rtl w:val="0"/>
        </w:rPr>
      </w:r>
    </w:p>
    <w:p w:rsidR="00000000" w:rsidDel="00000000" w:rsidP="00000000" w:rsidRDefault="00000000" w:rsidRPr="00000000" w14:paraId="0000080D">
      <w:pPr>
        <w:ind w:left="0" w:firstLine="0"/>
        <w:rPr/>
      </w:pPr>
      <w:r w:rsidDel="00000000" w:rsidR="00000000" w:rsidRPr="00000000">
        <w:rPr>
          <w:rtl w:val="0"/>
        </w:rPr>
        <w:t xml:space="preserve">Table XX. Raw total overall scores for each scenario.</w:t>
      </w:r>
    </w:p>
    <w:tbl>
      <w:tblPr>
        <w:tblStyle w:val="Table21"/>
        <w:tblW w:w="3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tblGridChange w:id="0">
          <w:tblGrid>
            <w:gridCol w:w="1500"/>
            <w:gridCol w:w="150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cccccc"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80E">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Scenario</w:t>
            </w:r>
          </w:p>
        </w:tc>
        <w:tc>
          <w:tcPr>
            <w:tcBorders>
              <w:top w:color="000000" w:space="0" w:sz="6" w:val="single"/>
              <w:left w:color="cccccc"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80F">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Raw Total Overall Score</w:t>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10">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New Green Watershed</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11">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12">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Bolster and Fortify</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13">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-0.3</w:t>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14">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Eco Machine</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15">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r>
      <w:tr>
        <w:trPr>
          <w:cantSplit w:val="0"/>
          <w:trHeight w:val="540" w:hRule="atLeast"/>
          <w:tblHeader w:val="0"/>
        </w:trPr>
        <w:tc>
          <w:tcPr>
            <w:tcBorders>
              <w:top w:color="cccccc" w:space="0" w:sz="6" w:val="single"/>
              <w:left w:color="000000"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16">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Calling on Reserves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17">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-0.9</w:t>
            </w:r>
          </w:p>
        </w:tc>
      </w:tr>
    </w:tbl>
    <w:p w:rsidR="00000000" w:rsidDel="00000000" w:rsidP="00000000" w:rsidRDefault="00000000" w:rsidRPr="00000000" w14:paraId="00000818">
      <w:pPr>
        <w:ind w:left="0" w:firstLine="0"/>
        <w:rPr/>
      </w:pPr>
      <w:r w:rsidDel="00000000" w:rsidR="00000000" w:rsidRPr="00000000">
        <w:rPr>
          <w:rtl w:val="0"/>
        </w:rPr>
      </w:r>
    </w:p>
    <w:p w:rsidR="00000000" w:rsidDel="00000000" w:rsidP="00000000" w:rsidRDefault="00000000" w:rsidRPr="00000000" w14:paraId="00000819">
      <w:pPr>
        <w:ind w:left="0" w:firstLine="0"/>
        <w:rPr/>
      </w:pPr>
      <w:r w:rsidDel="00000000" w:rsidR="00000000" w:rsidRPr="00000000">
        <w:rPr>
          <w:rtl w:val="0"/>
        </w:rPr>
        <w:t xml:space="preserve">Table XX. Final score for each scenario for Water Age and Temperature.</w:t>
      </w:r>
    </w:p>
    <w:tbl>
      <w:tblPr>
        <w:tblStyle w:val="Table22"/>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1500"/>
        <w:gridCol w:w="3630"/>
        <w:tblGridChange w:id="0">
          <w:tblGrid>
            <w:gridCol w:w="3390"/>
            <w:gridCol w:w="1500"/>
            <w:gridCol w:w="363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81A">
            <w:pPr>
              <w:widowControl w:val="0"/>
              <w:jc w:val="center"/>
              <w:rPr>
                <w:rFonts w:ascii="Arial" w:cs="Arial" w:eastAsia="Arial" w:hAnsi="Arial"/>
                <w:sz w:val="20"/>
                <w:szCs w:val="20"/>
              </w:rPr>
            </w:pPr>
            <w:r w:rsidDel="00000000" w:rsidR="00000000" w:rsidRPr="00000000">
              <w:rPr>
                <w:sz w:val="20"/>
                <w:szCs w:val="20"/>
                <w:rtl w:val="0"/>
              </w:rPr>
              <w:t xml:space="preserve">Results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81B">
            <w:pPr>
              <w:widowControl w:val="0"/>
              <w:jc w:val="center"/>
              <w:rPr>
                <w:rFonts w:ascii="Arial" w:cs="Arial" w:eastAsia="Arial" w:hAnsi="Arial"/>
                <w:sz w:val="20"/>
                <w:szCs w:val="20"/>
              </w:rPr>
            </w:pPr>
            <w:r w:rsidDel="00000000" w:rsidR="00000000" w:rsidRPr="00000000">
              <w:rPr>
                <w:sz w:val="20"/>
                <w:szCs w:val="20"/>
                <w:rtl w:val="0"/>
              </w:rPr>
              <w:t xml:space="preserve">Ranking</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81C">
            <w:pPr>
              <w:widowControl w:val="0"/>
              <w:jc w:val="center"/>
              <w:rPr>
                <w:rFonts w:ascii="Arial" w:cs="Arial" w:eastAsia="Arial" w:hAnsi="Arial"/>
                <w:sz w:val="20"/>
                <w:szCs w:val="20"/>
              </w:rPr>
            </w:pPr>
            <w:r w:rsidDel="00000000" w:rsidR="00000000" w:rsidRPr="00000000">
              <w:rPr>
                <w:sz w:val="20"/>
                <w:szCs w:val="20"/>
                <w:rtl w:val="0"/>
              </w:rPr>
              <w:t xml:space="preserve">Scale: Qualitative Assessment of Change from Business As Usual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1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81E">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1F">
            <w:pPr>
              <w:widowControl w:val="0"/>
              <w:jc w:val="center"/>
              <w:rPr>
                <w:rFonts w:ascii="Arial" w:cs="Arial" w:eastAsia="Arial" w:hAnsi="Arial"/>
                <w:sz w:val="20"/>
                <w:szCs w:val="20"/>
              </w:rPr>
            </w:pPr>
            <w:r w:rsidDel="00000000" w:rsidR="00000000" w:rsidRPr="00000000">
              <w:rPr>
                <w:sz w:val="20"/>
                <w:szCs w:val="20"/>
                <w:rtl w:val="0"/>
              </w:rPr>
              <w:t xml:space="preserve">Extreme decrease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2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821">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22">
            <w:pPr>
              <w:widowControl w:val="0"/>
              <w:jc w:val="center"/>
              <w:rPr>
                <w:rFonts w:ascii="Arial" w:cs="Arial" w:eastAsia="Arial" w:hAnsi="Arial"/>
                <w:sz w:val="20"/>
                <w:szCs w:val="20"/>
              </w:rPr>
            </w:pPr>
            <w:r w:rsidDel="00000000" w:rsidR="00000000" w:rsidRPr="00000000">
              <w:rPr>
                <w:sz w:val="20"/>
                <w:szCs w:val="20"/>
                <w:rtl w:val="0"/>
              </w:rPr>
              <w:t xml:space="preserve">Major decrease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82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824">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25">
            <w:pPr>
              <w:widowControl w:val="0"/>
              <w:jc w:val="center"/>
              <w:rPr>
                <w:rFonts w:ascii="Arial" w:cs="Arial" w:eastAsia="Arial" w:hAnsi="Arial"/>
                <w:sz w:val="20"/>
                <w:szCs w:val="20"/>
              </w:rPr>
            </w:pPr>
            <w:r w:rsidDel="00000000" w:rsidR="00000000" w:rsidRPr="00000000">
              <w:rPr>
                <w:sz w:val="20"/>
                <w:szCs w:val="20"/>
                <w:rtl w:val="0"/>
              </w:rPr>
              <w:t xml:space="preserve">Significant decrease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82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827">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28">
            <w:pPr>
              <w:widowControl w:val="0"/>
              <w:jc w:val="center"/>
              <w:rPr>
                <w:rFonts w:ascii="Arial" w:cs="Arial" w:eastAsia="Arial" w:hAnsi="Arial"/>
                <w:sz w:val="20"/>
                <w:szCs w:val="20"/>
              </w:rPr>
            </w:pPr>
            <w:r w:rsidDel="00000000" w:rsidR="00000000" w:rsidRPr="00000000">
              <w:rPr>
                <w:sz w:val="20"/>
                <w:szCs w:val="20"/>
                <w:rtl w:val="0"/>
              </w:rPr>
              <w:t xml:space="preserve">Moderate decrease</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82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82A">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2B">
            <w:pPr>
              <w:widowControl w:val="0"/>
              <w:jc w:val="center"/>
              <w:rPr>
                <w:rFonts w:ascii="Arial" w:cs="Arial" w:eastAsia="Arial" w:hAnsi="Arial"/>
                <w:sz w:val="20"/>
                <w:szCs w:val="20"/>
              </w:rPr>
            </w:pPr>
            <w:r w:rsidDel="00000000" w:rsidR="00000000" w:rsidRPr="00000000">
              <w:rPr>
                <w:sz w:val="20"/>
                <w:szCs w:val="20"/>
                <w:rtl w:val="0"/>
              </w:rPr>
              <w:t xml:space="preserve">Slight decrease in water age from Business As Usual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82C">
            <w:pPr>
              <w:widowControl w:val="0"/>
              <w:jc w:val="center"/>
              <w:rPr>
                <w:rFonts w:ascii="Arial" w:cs="Arial" w:eastAsia="Arial" w:hAnsi="Arial"/>
                <w:sz w:val="20"/>
                <w:szCs w:val="20"/>
              </w:rPr>
            </w:pPr>
            <w:r w:rsidDel="00000000" w:rsidR="00000000" w:rsidRPr="00000000">
              <w:rPr>
                <w:sz w:val="20"/>
                <w:szCs w:val="20"/>
                <w:rtl w:val="0"/>
              </w:rPr>
              <w:t xml:space="preserve">Business As Usual, Bolster and Fortify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82D">
            <w:pPr>
              <w:widowControl w:val="0"/>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2E">
            <w:pPr>
              <w:widowControl w:val="0"/>
              <w:jc w:val="center"/>
              <w:rPr>
                <w:rFonts w:ascii="Arial" w:cs="Arial" w:eastAsia="Arial" w:hAnsi="Arial"/>
                <w:sz w:val="20"/>
                <w:szCs w:val="20"/>
              </w:rPr>
            </w:pPr>
            <w:r w:rsidDel="00000000" w:rsidR="00000000" w:rsidRPr="00000000">
              <w:rPr>
                <w:sz w:val="20"/>
                <w:szCs w:val="20"/>
                <w:rtl w:val="0"/>
              </w:rPr>
              <w:t xml:space="preserve">No deviation from Business As Usual</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2F">
            <w:pPr>
              <w:widowControl w:val="0"/>
              <w:jc w:val="center"/>
              <w:rPr>
                <w:rFonts w:ascii="Arial" w:cs="Arial" w:eastAsia="Arial" w:hAnsi="Arial"/>
                <w:sz w:val="20"/>
                <w:szCs w:val="20"/>
              </w:rPr>
            </w:pPr>
            <w:r w:rsidDel="00000000" w:rsidR="00000000" w:rsidRPr="00000000">
              <w:rPr>
                <w:sz w:val="20"/>
                <w:szCs w:val="20"/>
                <w:rtl w:val="0"/>
              </w:rPr>
              <w:t xml:space="preserve">Eco Machine, Calling on Reserves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830">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31">
            <w:pPr>
              <w:widowControl w:val="0"/>
              <w:jc w:val="center"/>
              <w:rPr>
                <w:rFonts w:ascii="Arial" w:cs="Arial" w:eastAsia="Arial" w:hAnsi="Arial"/>
                <w:sz w:val="20"/>
                <w:szCs w:val="20"/>
              </w:rPr>
            </w:pPr>
            <w:r w:rsidDel="00000000" w:rsidR="00000000" w:rsidRPr="00000000">
              <w:rPr>
                <w:sz w:val="20"/>
                <w:szCs w:val="20"/>
                <w:rtl w:val="0"/>
              </w:rPr>
              <w:t xml:space="preserve">Slight increase in water age from Business As Usual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32">
            <w:pPr>
              <w:widowControl w:val="0"/>
              <w:jc w:val="center"/>
              <w:rPr>
                <w:rFonts w:ascii="Arial" w:cs="Arial" w:eastAsia="Arial" w:hAnsi="Arial"/>
                <w:sz w:val="20"/>
                <w:szCs w:val="20"/>
              </w:rPr>
            </w:pPr>
            <w:r w:rsidDel="00000000" w:rsidR="00000000" w:rsidRPr="00000000">
              <w:rPr>
                <w:sz w:val="20"/>
                <w:szCs w:val="20"/>
                <w:rtl w:val="0"/>
              </w:rPr>
              <w:t xml:space="preserve">New Green Watershed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833">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34">
            <w:pPr>
              <w:widowControl w:val="0"/>
              <w:jc w:val="center"/>
              <w:rPr>
                <w:rFonts w:ascii="Arial" w:cs="Arial" w:eastAsia="Arial" w:hAnsi="Arial"/>
                <w:sz w:val="20"/>
                <w:szCs w:val="20"/>
              </w:rPr>
            </w:pPr>
            <w:r w:rsidDel="00000000" w:rsidR="00000000" w:rsidRPr="00000000">
              <w:rPr>
                <w:sz w:val="20"/>
                <w:szCs w:val="20"/>
                <w:rtl w:val="0"/>
              </w:rPr>
              <w:t xml:space="preserve">Moderate increase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3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836">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37">
            <w:pPr>
              <w:widowControl w:val="0"/>
              <w:jc w:val="center"/>
              <w:rPr>
                <w:rFonts w:ascii="Arial" w:cs="Arial" w:eastAsia="Arial" w:hAnsi="Arial"/>
                <w:sz w:val="20"/>
                <w:szCs w:val="20"/>
              </w:rPr>
            </w:pPr>
            <w:r w:rsidDel="00000000" w:rsidR="00000000" w:rsidRPr="00000000">
              <w:rPr>
                <w:sz w:val="20"/>
                <w:szCs w:val="20"/>
                <w:rtl w:val="0"/>
              </w:rPr>
              <w:t xml:space="preserve">Significant increase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3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839">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3A">
            <w:pPr>
              <w:widowControl w:val="0"/>
              <w:jc w:val="center"/>
              <w:rPr>
                <w:rFonts w:ascii="Arial" w:cs="Arial" w:eastAsia="Arial" w:hAnsi="Arial"/>
                <w:sz w:val="20"/>
                <w:szCs w:val="20"/>
              </w:rPr>
            </w:pPr>
            <w:r w:rsidDel="00000000" w:rsidR="00000000" w:rsidRPr="00000000">
              <w:rPr>
                <w:sz w:val="20"/>
                <w:szCs w:val="20"/>
                <w:rtl w:val="0"/>
              </w:rPr>
              <w:t xml:space="preserve">Major increase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3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83C">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3D">
            <w:pPr>
              <w:widowControl w:val="0"/>
              <w:jc w:val="center"/>
              <w:rPr>
                <w:rFonts w:ascii="Arial" w:cs="Arial" w:eastAsia="Arial" w:hAnsi="Arial"/>
                <w:sz w:val="20"/>
                <w:szCs w:val="20"/>
              </w:rPr>
            </w:pPr>
            <w:r w:rsidDel="00000000" w:rsidR="00000000" w:rsidRPr="00000000">
              <w:rPr>
                <w:sz w:val="20"/>
                <w:szCs w:val="20"/>
                <w:rtl w:val="0"/>
              </w:rPr>
              <w:t xml:space="preserve">Extreme increase</w:t>
            </w:r>
            <w:r w:rsidDel="00000000" w:rsidR="00000000" w:rsidRPr="00000000">
              <w:rPr>
                <w:rtl w:val="0"/>
              </w:rPr>
            </w:r>
          </w:p>
        </w:tc>
      </w:tr>
    </w:tbl>
    <w:p w:rsidR="00000000" w:rsidDel="00000000" w:rsidP="00000000" w:rsidRDefault="00000000" w:rsidRPr="00000000" w14:paraId="0000083E">
      <w:pPr>
        <w:ind w:left="0" w:firstLine="0"/>
        <w:rPr/>
      </w:pPr>
      <w:r w:rsidDel="00000000" w:rsidR="00000000" w:rsidRPr="00000000">
        <w:rPr>
          <w:rtl w:val="0"/>
        </w:rPr>
      </w:r>
    </w:p>
    <w:p w:rsidR="00000000" w:rsidDel="00000000" w:rsidP="00000000" w:rsidRDefault="00000000" w:rsidRPr="00000000" w14:paraId="0000083F">
      <w:pPr>
        <w:pStyle w:val="Heading1"/>
        <w:rPr/>
      </w:pPr>
      <w:bookmarkStart w:colFirst="0" w:colLast="0" w:name="_tofxvj8s6jzf" w:id="53"/>
      <w:bookmarkEnd w:id="53"/>
      <w:commentRangeStart w:id="3"/>
      <w:r w:rsidDel="00000000" w:rsidR="00000000" w:rsidRPr="00000000">
        <w:rPr>
          <w:rtl w:val="0"/>
        </w:rPr>
        <w:t xml:space="preserve">Overall Compar</w:t>
      </w:r>
      <w:commentRangeEnd w:id="3"/>
      <w:r w:rsidDel="00000000" w:rsidR="00000000" w:rsidRPr="00000000">
        <w:commentReference w:id="3"/>
      </w:r>
      <w:r w:rsidDel="00000000" w:rsidR="00000000" w:rsidRPr="00000000">
        <w:rPr>
          <w:rtl w:val="0"/>
        </w:rPr>
        <w:t xml:space="preserve">ative Scenario Performance</w:t>
      </w:r>
    </w:p>
    <w:p w:rsidR="00000000" w:rsidDel="00000000" w:rsidP="00000000" w:rsidRDefault="00000000" w:rsidRPr="00000000" w14:paraId="00000840">
      <w:pPr>
        <w:rPr/>
      </w:pPr>
      <w:r w:rsidDel="00000000" w:rsidR="00000000" w:rsidRPr="00000000">
        <w:rPr>
          <w:rtl w:val="0"/>
        </w:rPr>
        <w:t xml:space="preserve">Scenario scores are used to compare each scenario overall. The purpose of this comparison is to highlight differences and similarities between scenarios across metrics, to allow for judgment comparisons. Since these scores are relative to baseline (Historic Baseline run in the tiered outflow analysis; Business As Usual in the adaptation scenario analysis), the score does account for shifting conditions, seasonally, in the baseline scenario. Overall findings for each set of scenarios are found below, in Table XX for the tiered outflow scenarios, and in Table XX for the adaptation scenarios.</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Table XX. Comparative scores of the tiered outflow analysis for Salinity Impacts to in-Delta Drinking Water.</w:t>
      </w:r>
    </w:p>
    <w:tbl>
      <w:tblPr>
        <w:tblStyle w:val="Table2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3.9854014598538"/>
        <w:gridCol w:w="1366.4233576642334"/>
        <w:gridCol w:w="1366.4233576642334"/>
        <w:gridCol w:w="1366.4233576642334"/>
        <w:gridCol w:w="1940.3211678832117"/>
        <w:gridCol w:w="1366.4233576642334"/>
        <w:tblGridChange w:id="0">
          <w:tblGrid>
            <w:gridCol w:w="1953.9854014598538"/>
            <w:gridCol w:w="1366.4233576642334"/>
            <w:gridCol w:w="1366.4233576642334"/>
            <w:gridCol w:w="1366.4233576642334"/>
            <w:gridCol w:w="1940.3211678832117"/>
            <w:gridCol w:w="1366.4233576642334"/>
          </w:tblGrid>
        </w:tblGridChange>
      </w:tblGrid>
      <w:tr>
        <w:trPr>
          <w:cantSplit w:val="0"/>
          <w:trHeight w:val="630" w:hRule="atLeast"/>
          <w:tblHeader w:val="0"/>
        </w:trPr>
        <w:tc>
          <w:tcPr>
            <w:vMerge w:val="restart"/>
            <w:tcBorders>
              <w:top w:color="000000" w:space="0" w:sz="6" w:val="single"/>
              <w:left w:color="000000" w:space="0" w:sz="6" w:val="single"/>
              <w:bottom w:color="000000" w:space="0" w:sz="6" w:val="single"/>
              <w:right w:color="cccccc"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843">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Tiered Outflow Scenario</w:t>
            </w:r>
          </w:p>
        </w:tc>
        <w:tc>
          <w:tcPr>
            <w:vMerge w:val="restart"/>
            <w:tcBorders>
              <w:top w:color="000000" w:space="0" w:sz="6" w:val="single"/>
              <w:left w:color="cccccc" w:space="0" w:sz="6" w:val="single"/>
              <w:bottom w:color="000000" w:space="0" w:sz="6" w:val="single"/>
              <w:right w:color="cccccc"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844">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Drinking Water - Total Run</w:t>
            </w:r>
          </w:p>
        </w:tc>
        <w:tc>
          <w:tcPr>
            <w:vMerge w:val="restart"/>
            <w:tcBorders>
              <w:top w:color="000000" w:space="0" w:sz="6" w:val="single"/>
              <w:left w:color="cccccc" w:space="0" w:sz="6" w:val="single"/>
              <w:bottom w:color="000000" w:space="0" w:sz="6" w:val="single"/>
              <w:right w:color="cccccc"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845">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Drinking Water - Wet Season</w:t>
            </w:r>
          </w:p>
        </w:tc>
        <w:tc>
          <w:tcPr>
            <w:vMerge w:val="restart"/>
            <w:tcBorders>
              <w:top w:color="000000" w:space="0" w:sz="6" w:val="single"/>
              <w:left w:color="cccccc" w:space="0" w:sz="6" w:val="single"/>
              <w:bottom w:color="000000" w:space="0" w:sz="6" w:val="single"/>
              <w:right w:color="cccccc"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846">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Drinking Water - Dry Season</w:t>
            </w:r>
          </w:p>
        </w:tc>
        <w:tc>
          <w:tcPr>
            <w:vMerge w:val="restart"/>
            <w:tcBorders>
              <w:top w:color="000000" w:space="0" w:sz="6" w:val="single"/>
              <w:left w:color="cccccc" w:space="0" w:sz="6" w:val="single"/>
              <w:bottom w:color="000000" w:space="0" w:sz="6" w:val="single"/>
              <w:right w:color="cccccc" w:space="0" w:sz="6" w:val="single"/>
            </w:tcBorders>
            <w:shd w:fill="46bec6" w:val="clear"/>
            <w:tcMar>
              <w:top w:w="40.0" w:type="dxa"/>
              <w:left w:w="40.0" w:type="dxa"/>
              <w:bottom w:w="40.0" w:type="dxa"/>
              <w:right w:w="40.0" w:type="dxa"/>
            </w:tcMar>
            <w:vAlign w:val="center"/>
          </w:tcPr>
          <w:p w:rsidR="00000000" w:rsidDel="00000000" w:rsidP="00000000" w:rsidRDefault="00000000" w:rsidRPr="00000000" w14:paraId="00000847">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Score Average (Raw)</w:t>
            </w:r>
          </w:p>
        </w:tc>
        <w:tc>
          <w:tcPr>
            <w:vMerge w:val="restart"/>
            <w:tcBorders>
              <w:top w:color="000000" w:space="0" w:sz="6" w:val="single"/>
              <w:left w:color="cccccc" w:space="0" w:sz="6" w:val="single"/>
              <w:bottom w:color="000000" w:space="0" w:sz="6" w:val="single"/>
              <w:right w:color="000000" w:space="0" w:sz="6" w:val="single"/>
            </w:tcBorders>
            <w:shd w:fill="46bec6" w:val="clear"/>
            <w:tcMar>
              <w:top w:w="40.0" w:type="dxa"/>
              <w:left w:w="40.0" w:type="dxa"/>
              <w:bottom w:w="40.0" w:type="dxa"/>
              <w:right w:w="40.0" w:type="dxa"/>
            </w:tcMar>
            <w:vAlign w:val="center"/>
          </w:tcPr>
          <w:p w:rsidR="00000000" w:rsidDel="00000000" w:rsidP="00000000" w:rsidRDefault="00000000" w:rsidRPr="00000000" w14:paraId="00000848">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OVERALL EJ SCORE (Rounded)</w:t>
            </w:r>
          </w:p>
        </w:tc>
      </w:tr>
      <w:tr>
        <w:trPr>
          <w:cantSplit w:val="0"/>
          <w:tblHeader w:val="0"/>
        </w:trPr>
        <w:tc>
          <w:tcPr>
            <w:vMerge w:val="continue"/>
            <w:tcBorders>
              <w:top w:color="000000" w:space="0" w:sz="6" w:val="single"/>
              <w:left w:color="000000"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9">
            <w:pPr>
              <w:widowControl w:val="0"/>
              <w:rPr>
                <w:rFonts w:ascii="Arial" w:cs="Arial" w:eastAsia="Arial" w:hAnsi="Arial"/>
                <w:sz w:val="20"/>
                <w:szCs w:val="20"/>
              </w:rPr>
            </w:pPr>
            <w:r w:rsidDel="00000000" w:rsidR="00000000" w:rsidRPr="00000000">
              <w:rPr>
                <w:rtl w:val="0"/>
              </w:rPr>
            </w:r>
          </w:p>
        </w:tc>
        <w:tc>
          <w:tcPr>
            <w:vMerge w:val="continue"/>
            <w:tcBorders>
              <w:top w:color="000000" w:space="0" w:sz="6" w:val="single"/>
              <w:left w:color="cccccc"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A">
            <w:pPr>
              <w:widowControl w:val="0"/>
              <w:rPr>
                <w:rFonts w:ascii="Arial" w:cs="Arial" w:eastAsia="Arial" w:hAnsi="Arial"/>
                <w:sz w:val="20"/>
                <w:szCs w:val="20"/>
              </w:rPr>
            </w:pPr>
            <w:r w:rsidDel="00000000" w:rsidR="00000000" w:rsidRPr="00000000">
              <w:rPr>
                <w:rtl w:val="0"/>
              </w:rPr>
            </w:r>
          </w:p>
        </w:tc>
        <w:tc>
          <w:tcPr>
            <w:vMerge w:val="continue"/>
            <w:tcBorders>
              <w:top w:color="000000" w:space="0" w:sz="6" w:val="single"/>
              <w:left w:color="cccccc"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B">
            <w:pPr>
              <w:widowControl w:val="0"/>
              <w:rPr>
                <w:rFonts w:ascii="Arial" w:cs="Arial" w:eastAsia="Arial" w:hAnsi="Arial"/>
                <w:sz w:val="20"/>
                <w:szCs w:val="20"/>
              </w:rPr>
            </w:pPr>
            <w:r w:rsidDel="00000000" w:rsidR="00000000" w:rsidRPr="00000000">
              <w:rPr>
                <w:rtl w:val="0"/>
              </w:rPr>
            </w:r>
          </w:p>
        </w:tc>
        <w:tc>
          <w:tcPr>
            <w:vMerge w:val="continue"/>
            <w:tcBorders>
              <w:top w:color="000000" w:space="0" w:sz="6" w:val="single"/>
              <w:left w:color="cccccc"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C">
            <w:pPr>
              <w:widowControl w:val="0"/>
              <w:rPr>
                <w:rFonts w:ascii="Arial" w:cs="Arial" w:eastAsia="Arial" w:hAnsi="Arial"/>
                <w:sz w:val="20"/>
                <w:szCs w:val="20"/>
              </w:rPr>
            </w:pPr>
            <w:r w:rsidDel="00000000" w:rsidR="00000000" w:rsidRPr="00000000">
              <w:rPr>
                <w:rtl w:val="0"/>
              </w:rPr>
            </w:r>
          </w:p>
        </w:tc>
        <w:tc>
          <w:tcPr>
            <w:vMerge w:val="continue"/>
            <w:tcBorders>
              <w:top w:color="000000" w:space="0" w:sz="6" w:val="single"/>
              <w:left w:color="cccccc"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D">
            <w:pPr>
              <w:widowControl w:val="0"/>
              <w:rPr>
                <w:rFonts w:ascii="Arial" w:cs="Arial" w:eastAsia="Arial" w:hAnsi="Arial"/>
                <w:sz w:val="20"/>
                <w:szCs w:val="20"/>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E">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4F">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 Outflow Increase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50">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51">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52">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53">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54">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r>
      <w:tr>
        <w:trPr>
          <w:cantSplit w:val="0"/>
          <w:trHeight w:val="540" w:hRule="atLeast"/>
          <w:tblHeader w:val="0"/>
        </w:trPr>
        <w:tc>
          <w:tcPr>
            <w:tcBorders>
              <w:top w:color="cccccc" w:space="0" w:sz="6" w:val="single"/>
              <w:left w:color="000000"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55">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 Outflow Decrease</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56">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57">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58">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59">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5A">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r>
    </w:tbl>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Table XX. Comparable scores of the adaptation scenarios for all EJ criterion metrics; green highlighted cells represent the highest score of each category.</w:t>
      </w:r>
    </w:p>
    <w:tbl>
      <w:tblPr>
        <w:tblStyle w:val="Table2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3.3932584269664"/>
        <w:gridCol w:w="1051.685393258427"/>
        <w:gridCol w:w="1051.685393258427"/>
        <w:gridCol w:w="1051.685393258427"/>
        <w:gridCol w:w="1051.685393258427"/>
        <w:gridCol w:w="1556.4943820224719"/>
        <w:gridCol w:w="1051.685393258427"/>
        <w:gridCol w:w="1051.685393258427"/>
        <w:tblGridChange w:id="0">
          <w:tblGrid>
            <w:gridCol w:w="1493.3932584269664"/>
            <w:gridCol w:w="1051.685393258427"/>
            <w:gridCol w:w="1051.685393258427"/>
            <w:gridCol w:w="1051.685393258427"/>
            <w:gridCol w:w="1051.685393258427"/>
            <w:gridCol w:w="1556.4943820224719"/>
            <w:gridCol w:w="1051.685393258427"/>
            <w:gridCol w:w="1051.685393258427"/>
          </w:tblGrid>
        </w:tblGridChange>
      </w:tblGrid>
      <w:tr>
        <w:trPr>
          <w:cantSplit w:val="0"/>
          <w:trHeight w:val="630" w:hRule="atLeast"/>
          <w:tblHeader w:val="0"/>
        </w:trPr>
        <w:tc>
          <w:tcPr>
            <w:vMerge w:val="restart"/>
            <w:tcBorders>
              <w:top w:color="000000" w:space="0" w:sz="6" w:val="single"/>
              <w:left w:color="000000" w:space="0" w:sz="6" w:val="single"/>
              <w:bottom w:color="000000" w:space="0" w:sz="6" w:val="single"/>
              <w:right w:color="cccccc"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85D">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Adaptation Scenario</w:t>
            </w:r>
          </w:p>
        </w:tc>
        <w:tc>
          <w:tcPr>
            <w:vMerge w:val="restart"/>
            <w:tcBorders>
              <w:top w:color="000000" w:space="0" w:sz="6" w:val="single"/>
              <w:left w:color="cccccc" w:space="0" w:sz="6" w:val="single"/>
              <w:bottom w:color="000000" w:space="0" w:sz="6" w:val="single"/>
              <w:right w:color="cccccc"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85E">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Drinking Water - Total Run</w:t>
            </w:r>
          </w:p>
        </w:tc>
        <w:tc>
          <w:tcPr>
            <w:vMerge w:val="restart"/>
            <w:tcBorders>
              <w:top w:color="000000" w:space="0" w:sz="6" w:val="single"/>
              <w:left w:color="cccccc" w:space="0" w:sz="6" w:val="single"/>
              <w:bottom w:color="000000" w:space="0" w:sz="6" w:val="single"/>
              <w:right w:color="cccccc"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85F">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Drinking Water - Wet Season</w:t>
            </w:r>
          </w:p>
        </w:tc>
        <w:tc>
          <w:tcPr>
            <w:vMerge w:val="restart"/>
            <w:tcBorders>
              <w:top w:color="000000" w:space="0" w:sz="6" w:val="single"/>
              <w:left w:color="cccccc" w:space="0" w:sz="6" w:val="single"/>
              <w:bottom w:color="000000" w:space="0" w:sz="6" w:val="single"/>
              <w:right w:color="cccccc"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860">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Drinking Water - Dry Season</w:t>
            </w:r>
          </w:p>
        </w:tc>
        <w:tc>
          <w:tcPr>
            <w:vMerge w:val="restart"/>
            <w:tcBorders>
              <w:top w:color="000000" w:space="0" w:sz="6" w:val="single"/>
              <w:left w:color="cccccc" w:space="0" w:sz="6" w:val="single"/>
              <w:bottom w:color="000000" w:space="0" w:sz="6" w:val="single"/>
              <w:right w:color="cccccc"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861">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Flood Risk</w:t>
            </w:r>
          </w:p>
        </w:tc>
        <w:tc>
          <w:tcPr>
            <w:vMerge w:val="restart"/>
            <w:tcBorders>
              <w:top w:color="000000" w:space="0" w:sz="6" w:val="single"/>
              <w:left w:color="cccccc"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862">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Water Age + Water Temperature</w:t>
            </w:r>
          </w:p>
        </w:tc>
        <w:tc>
          <w:tcPr>
            <w:vMerge w:val="restart"/>
            <w:tcBorders>
              <w:top w:color="000000" w:space="0" w:sz="6" w:val="single"/>
              <w:left w:color="cccccc"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863">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Score Average (Raw)</w:t>
            </w:r>
          </w:p>
        </w:tc>
        <w:tc>
          <w:tcPr>
            <w:vMerge w:val="restart"/>
            <w:tcBorders>
              <w:top w:color="000000" w:space="0" w:sz="6" w:val="single"/>
              <w:left w:color="cccccc"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864">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OVERALL EJ SCORE (Rounded)</w:t>
            </w:r>
          </w:p>
        </w:tc>
      </w:tr>
      <w:tr>
        <w:trPr>
          <w:cantSplit w:val="0"/>
          <w:tblHeader w:val="0"/>
        </w:trPr>
        <w:tc>
          <w:tcPr>
            <w:vMerge w:val="continue"/>
            <w:tcBorders>
              <w:top w:color="000000" w:space="0" w:sz="6" w:val="single"/>
              <w:left w:color="000000"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65">
            <w:pPr>
              <w:widowControl w:val="0"/>
              <w:rPr>
                <w:rFonts w:ascii="Arial" w:cs="Arial" w:eastAsia="Arial" w:hAnsi="Arial"/>
                <w:sz w:val="20"/>
                <w:szCs w:val="20"/>
              </w:rPr>
            </w:pPr>
            <w:r w:rsidDel="00000000" w:rsidR="00000000" w:rsidRPr="00000000">
              <w:rPr>
                <w:rtl w:val="0"/>
              </w:rPr>
            </w:r>
          </w:p>
        </w:tc>
        <w:tc>
          <w:tcPr>
            <w:vMerge w:val="continue"/>
            <w:tcBorders>
              <w:top w:color="000000" w:space="0" w:sz="6" w:val="single"/>
              <w:left w:color="cccccc"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rPr>
                <w:rFonts w:ascii="Arial" w:cs="Arial" w:eastAsia="Arial" w:hAnsi="Arial"/>
                <w:sz w:val="20"/>
                <w:szCs w:val="20"/>
              </w:rPr>
            </w:pPr>
            <w:r w:rsidDel="00000000" w:rsidR="00000000" w:rsidRPr="00000000">
              <w:rPr>
                <w:rtl w:val="0"/>
              </w:rPr>
            </w:r>
          </w:p>
        </w:tc>
        <w:tc>
          <w:tcPr>
            <w:vMerge w:val="continue"/>
            <w:tcBorders>
              <w:top w:color="000000" w:space="0" w:sz="6" w:val="single"/>
              <w:left w:color="cccccc"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rPr>
                <w:rFonts w:ascii="Arial" w:cs="Arial" w:eastAsia="Arial" w:hAnsi="Arial"/>
                <w:sz w:val="20"/>
                <w:szCs w:val="20"/>
              </w:rPr>
            </w:pPr>
            <w:r w:rsidDel="00000000" w:rsidR="00000000" w:rsidRPr="00000000">
              <w:rPr>
                <w:rtl w:val="0"/>
              </w:rPr>
            </w:r>
          </w:p>
        </w:tc>
        <w:tc>
          <w:tcPr>
            <w:vMerge w:val="continue"/>
            <w:tcBorders>
              <w:top w:color="000000" w:space="0" w:sz="6" w:val="single"/>
              <w:left w:color="cccccc"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68">
            <w:pPr>
              <w:widowControl w:val="0"/>
              <w:rPr>
                <w:rFonts w:ascii="Arial" w:cs="Arial" w:eastAsia="Arial" w:hAnsi="Arial"/>
                <w:sz w:val="20"/>
                <w:szCs w:val="20"/>
              </w:rPr>
            </w:pPr>
            <w:r w:rsidDel="00000000" w:rsidR="00000000" w:rsidRPr="00000000">
              <w:rPr>
                <w:rtl w:val="0"/>
              </w:rPr>
            </w:r>
          </w:p>
        </w:tc>
        <w:tc>
          <w:tcPr>
            <w:vMerge w:val="continue"/>
            <w:tcBorders>
              <w:top w:color="000000" w:space="0" w:sz="6" w:val="single"/>
              <w:left w:color="cccccc"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69">
            <w:pPr>
              <w:widowControl w:val="0"/>
              <w:rPr>
                <w:rFonts w:ascii="Arial" w:cs="Arial" w:eastAsia="Arial" w:hAnsi="Arial"/>
                <w:sz w:val="20"/>
                <w:szCs w:val="20"/>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6A">
            <w:pPr>
              <w:widowControl w:val="0"/>
              <w:rPr>
                <w:rFonts w:ascii="Arial" w:cs="Arial" w:eastAsia="Arial" w:hAnsi="Arial"/>
                <w:sz w:val="20"/>
                <w:szCs w:val="20"/>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6B">
            <w:pPr>
              <w:widowControl w:val="0"/>
              <w:rPr>
                <w:rFonts w:ascii="Arial" w:cs="Arial" w:eastAsia="Arial" w:hAnsi="Arial"/>
                <w:sz w:val="20"/>
                <w:szCs w:val="20"/>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6D">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Bolster and Fortify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6E">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6F">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70">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71">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872">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73">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74">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75">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Eco Machine</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876">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877">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878">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79">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7A">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7B">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w:t>
            </w:r>
          </w:p>
        </w:tc>
        <w:tc>
          <w:tcPr>
            <w:tcBorders>
              <w:top w:color="cccccc" w:space="0" w:sz="6" w:val="single"/>
              <w:left w:color="cccccc" w:space="0" w:sz="6" w:val="single"/>
              <w:bottom w:color="cccccc"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87C">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r>
      <w:tr>
        <w:trPr>
          <w:cantSplit w:val="0"/>
          <w:trHeight w:val="54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7D">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New Green Watershed</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87E">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87F">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80">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881">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82">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883">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884">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85">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Calling on Reserves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86">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87">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88">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89">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8A">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8B">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8C">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8D">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 Tunnel</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8E">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8F">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90">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91">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9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9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94">
            <w:pPr>
              <w:widowControl w:val="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The salinity field is overall affected more by changes to the volume of water flowing through the Delta (tiered outflow analysis) than interventions related to landscape changes, infrastructure updates, and operational decisions (adaptation scenario analysis). Because the variation in results is greater for the tiered outflow analysis, it demands a different scoring scale. In order to capture the nuance within the small variation for adaptation scenarios, the scoring scale reflects changes from Business As Usual in increments of 1%. By contrast, the scoring scale for the tiered outflow analysis reflects changes from Historic Baseline in increments of 5%. Therefore, where the best possible score of 5, the "best-case" scenario, represents a deviation from baseline of 5% or more in the positive (desirable) direction in the adaptation scenario analysis, a score of 5 in the tiered outflow analysis represents a deviation of baseline of 21% or more.</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commentRangeStart w:id="4"/>
      <w:commentRangeStart w:id="5"/>
      <w:r w:rsidDel="00000000" w:rsidR="00000000" w:rsidRPr="00000000">
        <w:rPr>
          <w:rtl w:val="0"/>
        </w:rPr>
        <w:t xml:space="preserve">Given this reality, while the tiered outflow and adaptation scenario runs aren't directly comparable (as an artifact of separate modeling approaches), it can be concluded that an increase in volume of water within the Delta can have the most positive effect on the EJ and Vulnerable Communities metric.</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899">
      <w:pPr>
        <w:pStyle w:val="Heading2"/>
        <w:rPr/>
      </w:pPr>
      <w:bookmarkStart w:colFirst="0" w:colLast="0" w:name="_wbf3jics5nd5" w:id="54"/>
      <w:bookmarkEnd w:id="54"/>
      <w:r w:rsidDel="00000000" w:rsidR="00000000" w:rsidRPr="00000000">
        <w:rPr>
          <w:rtl w:val="0"/>
        </w:rPr>
        <w:t xml:space="preserve">Tiered Outflow Scenarios Comparison</w:t>
      </w:r>
    </w:p>
    <w:p w:rsidR="00000000" w:rsidDel="00000000" w:rsidP="00000000" w:rsidRDefault="00000000" w:rsidRPr="00000000" w14:paraId="0000089A">
      <w:pPr>
        <w:rPr/>
      </w:pPr>
      <w:r w:rsidDel="00000000" w:rsidR="00000000" w:rsidRPr="00000000">
        <w:rPr>
          <w:rtl w:val="0"/>
        </w:rPr>
        <w:t xml:space="preserve">Increasing Delta outflow by 30% is dramatically preferred over reducing Delta outflow by 10%. The percentage of the 30% Outflow Increase run exceeding the salinity threshold for safe drinking water lies in single-digits for all of the analysis considerations, including the total run, wet and dry seasons, and the breakdown of vulnerability zones within those temporal segments. The largest reduction in percentage of run exceedance from Historic Baseline lies in the moderate vulnerability zone during wet season, where there is a 36% difference in the percentage of rune exceedances in moderate vulnerability zones in the 30% Outflow Increase (1%) versus the Historic Baseline (37%).</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By contrast, the 10% Outflow Decrease run yields negative results - both in comparison to Historic Baseline, and compared to the 30% Outflow Increase run, in terms of Salinity Impacts to in-Delta Drinking Water. When experiencing a decrease in flow, the Delta experienced consistently increased percentages of the run exceeding the 1,050 𝜇/cm salinity threshold, for all of the analysis considerations (temporally and by vulnerability zone).</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For those relying on shallow wells or surface water, the 30% Outflow Increase run is a relief. With only a fraction of the run exceeding  1,050 𝜇/cm, Delta residents can trust that their wells will provide potable water with limited necessity for replacement water. The 30% Outflow Increase run is consistently preferred over both the Historic Baseline and the 10% Outflow Decrease. Given that conditions worsen from Historic Baseline for the 10% Outflow Decrease run, increased burden falls on Delta residents. Though replacement water is still not needed for the majority of the time, it's not a surprise when it is needed.</w:t>
      </w:r>
    </w:p>
    <w:p w:rsidR="00000000" w:rsidDel="00000000" w:rsidP="00000000" w:rsidRDefault="00000000" w:rsidRPr="00000000" w14:paraId="0000089F">
      <w:pPr>
        <w:pStyle w:val="Heading2"/>
        <w:rPr/>
      </w:pPr>
      <w:bookmarkStart w:colFirst="0" w:colLast="0" w:name="_d7pattbwcmtk" w:id="55"/>
      <w:bookmarkEnd w:id="55"/>
      <w:r w:rsidDel="00000000" w:rsidR="00000000" w:rsidRPr="00000000">
        <w:rPr>
          <w:rtl w:val="0"/>
        </w:rPr>
        <w:t xml:space="preserve">Adaptation Scenarios Comparison</w:t>
      </w:r>
    </w:p>
    <w:p w:rsidR="00000000" w:rsidDel="00000000" w:rsidP="00000000" w:rsidRDefault="00000000" w:rsidRPr="00000000" w14:paraId="000008A0">
      <w:pPr>
        <w:rPr/>
      </w:pPr>
      <w:r w:rsidDel="00000000" w:rsidR="00000000" w:rsidRPr="00000000">
        <w:rPr>
          <w:rtl w:val="0"/>
        </w:rPr>
        <w:t xml:space="preserve">Generally, the adaptation scenarios performed similarly in pairs: Bolster and Fortify consistently performed similarly to Business As Usual; Eco Machine and New Green Watershed experienced similar trends; and Calling On Reserves and A Tunnel yielded similar results. In terms of overall EJ scores, Eco Machine and New Green Watershed performed the best across the adaptation scenarios, slightly better than Business As Usual; Bolster and Fortify observed no deviation from Business As Usual; and Calling on Reserves performed slightly worse than Business As Usual. This outcome is mainly attributed to New Green Watershed and Eco Machine's beneficial performance for Salinity Impacts to Drinking Water. The restoration regime included in these two "green infrastructure" scenarios were the only interventions that induced a salinity-reducing effect; these two scenarios were the only two adaptation scenarios to induce a positive change from baseline conditions in the total run and wet season, and Eco Machine was the only scenario to do so for the wet season. However, New Green Watershed and Eco Machine performed negatively for water age and temperature, given increased wetlands and tidal marshes induced more water stagnation across the Delta.</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Bolster and Fortify was the only adaptation scenario that did not score negatively for Water Age and Temperature, and yet it reflected no change from Business As Usual. However, nuance lies within this scenario; the main locations with varying water age in this scenario were Franks Tract and the South Delta. </w:t>
      </w:r>
      <w:r w:rsidDel="00000000" w:rsidR="00000000" w:rsidRPr="00000000">
        <w:rPr>
          <w:rtl w:val="0"/>
        </w:rPr>
        <w:t xml:space="preserve">Franks</w:t>
      </w:r>
      <w:r w:rsidDel="00000000" w:rsidR="00000000" w:rsidRPr="00000000">
        <w:rPr>
          <w:rtl w:val="0"/>
        </w:rPr>
        <w:t xml:space="preserve"> Tract experienced extreme increases at times. However, these extreme increases were offset by decreases in the South Delta along the freshwater corridor facilitated by the fortified levee pathway to the South Delta pumps. While this scenario's score doesn't highlight its nuance, Bolster and Fortify was the only scenario that consistently and significantly induced a decrease in water age from baseline conditions over an expansive region (South Delta).</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New Green Watershed was undoubtedly the forerunner among the adaptation scenarios for decrease in Flood Risk. This decrease is attributed to the upland restoration included in New Green Watershed, which prevents flooding prior to water entering the legal Delta. Bolster and Fortify also performs well in the Flood Risk category, but did not score as high as New Green Watershed; this is due to the fact that levee fortification only occurs in a specific corridor in this scenario, and therefore only Delta residents living on fortified islands experience direct flood risk benefit. A Tunnel induces a slight flood risk attenuation under the assumption that the intakes in the northern part of the watershed intercept stormwater prior to entrance into the Delta.</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While the variation in results for Salinity Impacts to in-Delta Drinking Water was very small (with the order of magnitude between scores being single-digit percentage point differences), the order of scenario recommendations for the total run and wet season were as follows:</w:t>
      </w:r>
    </w:p>
    <w:p w:rsidR="00000000" w:rsidDel="00000000" w:rsidP="00000000" w:rsidRDefault="00000000" w:rsidRPr="00000000" w14:paraId="000008A7">
      <w:pPr>
        <w:numPr>
          <w:ilvl w:val="0"/>
          <w:numId w:val="2"/>
        </w:numPr>
        <w:ind w:left="720" w:hanging="360"/>
        <w:rPr>
          <w:u w:val="none"/>
        </w:rPr>
      </w:pPr>
      <w:r w:rsidDel="00000000" w:rsidR="00000000" w:rsidRPr="00000000">
        <w:rPr>
          <w:rtl w:val="0"/>
        </w:rPr>
        <w:t xml:space="preserve">New Green Watershed, Eco Machine</w:t>
      </w:r>
    </w:p>
    <w:p w:rsidR="00000000" w:rsidDel="00000000" w:rsidP="00000000" w:rsidRDefault="00000000" w:rsidRPr="00000000" w14:paraId="000008A8">
      <w:pPr>
        <w:numPr>
          <w:ilvl w:val="0"/>
          <w:numId w:val="2"/>
        </w:numPr>
        <w:ind w:left="720" w:hanging="360"/>
        <w:rPr>
          <w:u w:val="none"/>
        </w:rPr>
      </w:pPr>
      <w:r w:rsidDel="00000000" w:rsidR="00000000" w:rsidRPr="00000000">
        <w:rPr>
          <w:rtl w:val="0"/>
        </w:rPr>
        <w:t xml:space="preserve">Bolster and Fortify</w:t>
      </w:r>
    </w:p>
    <w:p w:rsidR="00000000" w:rsidDel="00000000" w:rsidP="00000000" w:rsidRDefault="00000000" w:rsidRPr="00000000" w14:paraId="000008A9">
      <w:pPr>
        <w:numPr>
          <w:ilvl w:val="0"/>
          <w:numId w:val="2"/>
        </w:numPr>
        <w:ind w:left="720" w:hanging="360"/>
        <w:rPr>
          <w:u w:val="none"/>
        </w:rPr>
      </w:pPr>
      <w:r w:rsidDel="00000000" w:rsidR="00000000" w:rsidRPr="00000000">
        <w:rPr>
          <w:rtl w:val="0"/>
        </w:rPr>
        <w:t xml:space="preserve">Calling on Reserves</w:t>
      </w:r>
    </w:p>
    <w:p w:rsidR="00000000" w:rsidDel="00000000" w:rsidP="00000000" w:rsidRDefault="00000000" w:rsidRPr="00000000" w14:paraId="000008AA">
      <w:pPr>
        <w:numPr>
          <w:ilvl w:val="0"/>
          <w:numId w:val="2"/>
        </w:numPr>
        <w:ind w:left="720" w:hanging="360"/>
        <w:rPr>
          <w:u w:val="none"/>
        </w:rPr>
      </w:pPr>
      <w:r w:rsidDel="00000000" w:rsidR="00000000" w:rsidRPr="00000000">
        <w:rPr>
          <w:rtl w:val="0"/>
        </w:rPr>
        <w:t xml:space="preserve">A Tunnel</w:t>
      </w:r>
    </w:p>
    <w:p w:rsidR="00000000" w:rsidDel="00000000" w:rsidP="00000000" w:rsidRDefault="00000000" w:rsidRPr="00000000" w14:paraId="000008AB">
      <w:pPr>
        <w:rPr/>
      </w:pPr>
      <w:r w:rsidDel="00000000" w:rsidR="00000000" w:rsidRPr="00000000">
        <w:rPr>
          <w:rtl w:val="0"/>
        </w:rPr>
        <w:t xml:space="preserve">However, Bolster and Fortify yielded no change from Business As Usual, and Calling on Reserves and A Tunnel performed worse. Therefore, only New Green Watershed and Eco Machine would actually improve conditions from the status quo for the total run and wet season. For the dry season, the only scenario that prompted change from baseline was Eco Machine, which yielded a slight decrease in drinking water threshold exceedances.</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If committed to changing the status quo of Flood Risk, the scenarios recommended for flood risk attenuation were:</w:t>
      </w:r>
    </w:p>
    <w:p w:rsidR="00000000" w:rsidDel="00000000" w:rsidP="00000000" w:rsidRDefault="00000000" w:rsidRPr="00000000" w14:paraId="000008AE">
      <w:pPr>
        <w:numPr>
          <w:ilvl w:val="0"/>
          <w:numId w:val="5"/>
        </w:numPr>
        <w:ind w:left="720" w:hanging="360"/>
        <w:rPr>
          <w:u w:val="none"/>
        </w:rPr>
      </w:pPr>
      <w:r w:rsidDel="00000000" w:rsidR="00000000" w:rsidRPr="00000000">
        <w:rPr>
          <w:rtl w:val="0"/>
        </w:rPr>
        <w:t xml:space="preserve">New Green Watershed</w:t>
      </w:r>
    </w:p>
    <w:p w:rsidR="00000000" w:rsidDel="00000000" w:rsidP="00000000" w:rsidRDefault="00000000" w:rsidRPr="00000000" w14:paraId="000008AF">
      <w:pPr>
        <w:numPr>
          <w:ilvl w:val="0"/>
          <w:numId w:val="5"/>
        </w:numPr>
        <w:ind w:left="720" w:hanging="360"/>
        <w:rPr>
          <w:u w:val="none"/>
        </w:rPr>
      </w:pPr>
      <w:r w:rsidDel="00000000" w:rsidR="00000000" w:rsidRPr="00000000">
        <w:rPr>
          <w:rtl w:val="0"/>
        </w:rPr>
        <w:t xml:space="preserve">Bolster and Fortify</w:t>
      </w:r>
    </w:p>
    <w:p w:rsidR="00000000" w:rsidDel="00000000" w:rsidP="00000000" w:rsidRDefault="00000000" w:rsidRPr="00000000" w14:paraId="000008B0">
      <w:pPr>
        <w:numPr>
          <w:ilvl w:val="0"/>
          <w:numId w:val="5"/>
        </w:numPr>
        <w:ind w:left="720" w:hanging="360"/>
        <w:rPr>
          <w:u w:val="none"/>
        </w:rPr>
      </w:pPr>
      <w:r w:rsidDel="00000000" w:rsidR="00000000" w:rsidRPr="00000000">
        <w:rPr>
          <w:rtl w:val="0"/>
        </w:rPr>
        <w:t xml:space="preserve">A Tunnel</w:t>
      </w:r>
    </w:p>
    <w:p w:rsidR="00000000" w:rsidDel="00000000" w:rsidP="00000000" w:rsidRDefault="00000000" w:rsidRPr="00000000" w14:paraId="000008B1">
      <w:pPr>
        <w:rPr/>
      </w:pPr>
      <w:r w:rsidDel="00000000" w:rsidR="00000000" w:rsidRPr="00000000">
        <w:rPr>
          <w:rtl w:val="0"/>
        </w:rPr>
        <w:t xml:space="preserve">Eco Machine and Calling on Reserves yielded no change from Business As Usual.</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Lastly, for Water Age and Temperature as a proxy for conditions suitable for HABs formation, Bolster and Fortify would be the highest recommended scenario, which would not change conditions from Business As Usual. Eco Machine and Calling on Reserves would yield slightly worse conditions than Business As Usual, and New Green Watershed would incur moderately worse conditions than Business As Usual.</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Taking all of these metrics into consideration equally, given the overall EJ scores, the recommended adaptation scenarios for the Environmental Justice &amp; Vulnerable Communities evaluation criterion are as follows:</w:t>
      </w:r>
    </w:p>
    <w:p w:rsidR="00000000" w:rsidDel="00000000" w:rsidP="00000000" w:rsidRDefault="00000000" w:rsidRPr="00000000" w14:paraId="000008B6">
      <w:pPr>
        <w:numPr>
          <w:ilvl w:val="0"/>
          <w:numId w:val="8"/>
        </w:numPr>
        <w:ind w:left="720" w:hanging="360"/>
        <w:rPr>
          <w:u w:val="none"/>
        </w:rPr>
      </w:pPr>
      <w:r w:rsidDel="00000000" w:rsidR="00000000" w:rsidRPr="00000000">
        <w:rPr>
          <w:rtl w:val="0"/>
        </w:rPr>
        <w:t xml:space="preserve">New Green Watershed, Eco Machine (overall POSITIVE change from baseline)</w:t>
      </w:r>
    </w:p>
    <w:p w:rsidR="00000000" w:rsidDel="00000000" w:rsidP="00000000" w:rsidRDefault="00000000" w:rsidRPr="00000000" w14:paraId="000008B7">
      <w:pPr>
        <w:numPr>
          <w:ilvl w:val="0"/>
          <w:numId w:val="8"/>
        </w:numPr>
        <w:ind w:left="720" w:hanging="360"/>
        <w:rPr>
          <w:u w:val="none"/>
        </w:rPr>
      </w:pPr>
      <w:r w:rsidDel="00000000" w:rsidR="00000000" w:rsidRPr="00000000">
        <w:rPr>
          <w:rtl w:val="0"/>
        </w:rPr>
        <w:t xml:space="preserve">Bolster and Fortify (overall no deviation from baseline)</w:t>
      </w:r>
    </w:p>
    <w:p w:rsidR="00000000" w:rsidDel="00000000" w:rsidP="00000000" w:rsidRDefault="00000000" w:rsidRPr="00000000" w14:paraId="000008B8">
      <w:pPr>
        <w:numPr>
          <w:ilvl w:val="0"/>
          <w:numId w:val="8"/>
        </w:numPr>
        <w:ind w:left="720" w:hanging="360"/>
        <w:rPr>
          <w:u w:val="none"/>
        </w:rPr>
      </w:pPr>
      <w:r w:rsidDel="00000000" w:rsidR="00000000" w:rsidRPr="00000000">
        <w:rPr>
          <w:rtl w:val="0"/>
        </w:rPr>
        <w:t xml:space="preserve">Calling on Reserves (overall NEGATIVE change from baseline)</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br w:type="textWrapping"/>
        <w:t xml:space="preserve">_______________planning on stopping here, retaining info below for now___________</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pStyle w:val="Heading3"/>
        <w:rPr>
          <w:ins w:author="Brett Milligan" w:id="0" w:date="2026-08-25T18:09:48Z"/>
          <w:i w:val="1"/>
          <w:iCs w:val="1"/>
          <w:color w:val="000000"/>
          <w:sz w:val="24"/>
          <w:szCs w:val="24"/>
          <w:rPrChange w:author="Brett Milligan" w:id="1" w:date="2026-08-25T18:09:48Z">
            <w:rPr/>
          </w:rPrChange>
        </w:rPr>
      </w:pPr>
      <w:ins w:author="Brett Milligan" w:id="0" w:date="2026-08-25T18:09:48Z">
        <w:bookmarkStart w:colFirst="0" w:colLast="0" w:name="_6ymh31vcvrro" w:id="56"/>
        <w:bookmarkEnd w:id="56"/>
        <w:r w:rsidDel="00000000" w:rsidR="00000000" w:rsidRPr="00000000">
          <w:rPr>
            <w:i w:val="1"/>
            <w:iCs w:val="1"/>
            <w:color w:val="000000"/>
            <w:sz w:val="24"/>
            <w:szCs w:val="24"/>
            <w:rtl w:val="0"/>
            <w:rPrChange w:author="Brett Milligan" w:id="1" w:date="2026-08-25T18:09:48Z">
              <w:rPr/>
            </w:rPrChange>
          </w:rPr>
          <w:t xml:space="preserve">BM: </w:t>
        </w:r>
        <w:r w:rsidDel="00000000" w:rsidR="00000000" w:rsidRPr="00000000">
          <w:rPr>
            <w:i w:val="1"/>
            <w:iCs w:val="1"/>
            <w:color w:val="000000"/>
            <w:sz w:val="24"/>
            <w:szCs w:val="24"/>
            <w:rtl w:val="0"/>
            <w:rPrChange w:author="Brett Milligan" w:id="1" w:date="2026-08-25T18:09:48Z">
              <w:rPr/>
            </w:rPrChange>
          </w:rPr>
          <w:t xml:space="preserve">Suggest an intro paragraph that summarizes which scenarios did best and which did worst with respect to EJ Criterion (the overall ranking) and why (what were the main benefits and drawbacks.</w:t>
        </w:r>
      </w:ins>
    </w:p>
    <w:p w:rsidR="00000000" w:rsidDel="00000000" w:rsidP="00000000" w:rsidRDefault="00000000" w:rsidRPr="00000000" w14:paraId="000008BD">
      <w:pPr>
        <w:rPr>
          <w:ins w:author="Brett Milligan" w:id="0" w:date="2026-08-25T18:09:48Z"/>
          <w:rPrChange w:author="Brett Milligan" w:id="1" w:date="2026-08-25T18:09:48Z">
            <w:rPr/>
          </w:rPrChange>
        </w:rPr>
      </w:pPr>
      <w:ins w:author="Brett Milligan" w:id="0" w:date="2026-08-25T18:09:48Z">
        <w:r w:rsidDel="00000000" w:rsidR="00000000" w:rsidRPr="00000000">
          <w:rPr>
            <w:i w:val="1"/>
            <w:iCs w:val="1"/>
            <w:rtl w:val="0"/>
            <w:rPrChange w:author="Brett Milligan" w:id="1" w:date="2026-08-25T18:09:48Z">
              <w:rPr/>
            </w:rPrChange>
          </w:rPr>
          <w:t xml:space="preserve">Then I would suggest </w:t>
        </w:r>
        <w:r w:rsidDel="00000000" w:rsidR="00000000" w:rsidRPr="00000000">
          <w:rPr>
            <w:i w:val="1"/>
            <w:iCs w:val="1"/>
            <w:rtl w:val="0"/>
            <w:rPrChange w:author="Brett Milligan" w:id="1" w:date="2026-08-25T18:09:48Z">
              <w:rPr/>
            </w:rPrChange>
          </w:rPr>
          <w:t xml:space="preserve">listing</w:t>
        </w:r>
        <w:r w:rsidDel="00000000" w:rsidR="00000000" w:rsidRPr="00000000">
          <w:rPr>
            <w:i w:val="1"/>
            <w:iCs w:val="1"/>
            <w:rtl w:val="0"/>
            <w:rPrChange w:author="Brett Milligan" w:id="1" w:date="2026-08-25T18:09:48Z">
              <w:rPr/>
            </w:rPrChange>
          </w:rPr>
          <w:t xml:space="preserve"> out key details of each scenario in the order of ranking (top rated first, what makes it top down through worst performing (and when </w:t>
        </w:r>
        <w:r w:rsidDel="00000000" w:rsidR="00000000" w:rsidRPr="00000000">
          <w:rPr>
            <w:i w:val="1"/>
            <w:iCs w:val="1"/>
            <w:rtl w:val="0"/>
            <w:rPrChange w:author="Brett Milligan" w:id="1" w:date="2026-08-25T18:09:48Z">
              <w:rPr/>
            </w:rPrChange>
          </w:rPr>
          <w:t xml:space="preserve">it's</w:t>
        </w:r>
        <w:r w:rsidDel="00000000" w:rsidR="00000000" w:rsidRPr="00000000">
          <w:rPr>
            <w:i w:val="1"/>
            <w:iCs w:val="1"/>
            <w:rtl w:val="0"/>
            <w:rPrChange w:author="Brett Milligan" w:id="1" w:date="2026-08-25T18:09:48Z">
              <w:rPr/>
            </w:rPrChange>
          </w:rPr>
          <w:t xml:space="preserve"> useful or appropriate, I </w:t>
        </w:r>
        <w:r w:rsidDel="00000000" w:rsidR="00000000" w:rsidRPr="00000000">
          <w:rPr>
            <w:i w:val="1"/>
            <w:iCs w:val="1"/>
            <w:rtl w:val="0"/>
            <w:rPrChange w:author="Brett Milligan" w:id="1" w:date="2026-08-25T18:09:48Z">
              <w:rPr/>
            </w:rPrChange>
          </w:rPr>
          <w:t xml:space="preserve">think</w:t>
        </w:r>
        <w:r w:rsidDel="00000000" w:rsidR="00000000" w:rsidRPr="00000000">
          <w:rPr>
            <w:i w:val="1"/>
            <w:iCs w:val="1"/>
            <w:rtl w:val="0"/>
            <w:rPrChange w:author="Brett Milligan" w:id="1" w:date="2026-08-25T18:09:48Z">
              <w:rPr/>
            </w:rPrChange>
          </w:rPr>
          <w:t xml:space="preserve"> it’s fine to talk about other scenarios within a scenario description).</w:t>
        </w:r>
        <w:r w:rsidDel="00000000" w:rsidR="00000000" w:rsidRPr="00000000">
          <w:rPr>
            <w:rtl w:val="0"/>
          </w:rPr>
        </w:r>
      </w:ins>
    </w:p>
    <w:p w:rsidR="00000000" w:rsidDel="00000000" w:rsidP="00000000" w:rsidRDefault="00000000" w:rsidRPr="00000000" w14:paraId="000008BE">
      <w:pPr>
        <w:pStyle w:val="Heading3"/>
        <w:rPr>
          <w:ins w:author="Brett Milligan" w:id="0" w:date="2026-08-25T18:09:48Z"/>
        </w:rPr>
      </w:pPr>
      <w:ins w:author="Brett Milligan" w:id="0" w:date="2026-08-25T18:09:48Z">
        <w:bookmarkStart w:colFirst="0" w:colLast="0" w:name="_er959k149rjm" w:id="57"/>
        <w:bookmarkEnd w:id="57"/>
        <w:r w:rsidDel="00000000" w:rsidR="00000000" w:rsidRPr="00000000">
          <w:rPr>
            <w:rtl w:val="0"/>
          </w:rPr>
        </w:r>
      </w:ins>
    </w:p>
    <w:p w:rsidR="00000000" w:rsidDel="00000000" w:rsidP="00000000" w:rsidRDefault="00000000" w:rsidRPr="00000000" w14:paraId="000008BF">
      <w:pPr>
        <w:pStyle w:val="Heading3"/>
        <w:rPr/>
      </w:pPr>
      <w:bookmarkStart w:colFirst="0" w:colLast="0" w:name="_wp26htmed4tk" w:id="58"/>
      <w:bookmarkEnd w:id="58"/>
      <w:r w:rsidDel="00000000" w:rsidR="00000000" w:rsidRPr="00000000">
        <w:rPr>
          <w:rtl w:val="0"/>
        </w:rPr>
        <w:t xml:space="preserve">Bolster and Fortify</w:t>
      </w:r>
    </w:p>
    <w:p w:rsidR="00000000" w:rsidDel="00000000" w:rsidP="00000000" w:rsidRDefault="00000000" w:rsidRPr="00000000" w14:paraId="000008C0">
      <w:pPr>
        <w:rPr/>
      </w:pPr>
      <w:r w:rsidDel="00000000" w:rsidR="00000000" w:rsidRPr="00000000">
        <w:rPr>
          <w:rtl w:val="0"/>
        </w:rPr>
        <w:t xml:space="preserve">When a freshwater corridor is established through the Delta via levee fortification and strategic gate/barrier locations, Salinity Impacts to in-Delta Drinking water remain unchanged, Flood Risk decreases, and Water Age [</w:t>
      </w:r>
      <w:r w:rsidDel="00000000" w:rsidR="00000000" w:rsidRPr="00000000">
        <w:rPr>
          <w:highlight w:val="yellow"/>
          <w:rtl w:val="0"/>
        </w:rPr>
        <w:t xml:space="preserve">XXXX</w:t>
      </w:r>
      <w:r w:rsidDel="00000000" w:rsidR="00000000" w:rsidRPr="00000000">
        <w:rPr>
          <w:rtl w:val="0"/>
        </w:rPr>
        <w:t xml:space="preserve">] in comparison to Business As Usual.</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While the total percentage of the run exceeding 1,050 𝜇/cm does not deviate from Business As Usual (8%) at the 49 SAFER-identified point locations, nor did the percentage of exceedances in high vulnerability zones, the percentage of exceedances in moderate vulnerability zones decreased from Business As Usual. Seasonally, Bolster and Fortify experienced slightly more exceedances in the wet season than Business As Usual; this manifested in a 1% decrease in exceedances in moderate vulnerability zones, but 1% increase in exceedances in high vulnerability zones.</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The variation from Business As Usual experienced in Bolster and Fortify is so minor that in-Delta residents likely won't notice a difference in their drinking water quality. Among the adaptation scenario runs, with Business As Usual anchored at 0, the Bolster and Fortify total run yields a score of 0 for Salinity Impacts to in-Delta Drinking Water.</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Flood Risk is moderately attenuated in Bolster and Fortify, in comparison to Business As Usual. While the Delta system is dependent on each island resisting levee breach and flood overall, levee fortification only occurs in a specific corridor in this scenario; and therefore only Delta residents living on fortified islands experience direct flood risk benefit. Among the adaptation scenario runs, with Business As Usual anchored at 0, the Bolster and Fortify total run yields a score of 0 for Flood Risk.</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w:t>
      </w:r>
      <w:r w:rsidDel="00000000" w:rsidR="00000000" w:rsidRPr="00000000">
        <w:rPr>
          <w:highlight w:val="yellow"/>
          <w:rtl w:val="0"/>
        </w:rPr>
        <w:t xml:space="preserve">WATER AGE</w:t>
      </w:r>
      <w:r w:rsidDel="00000000" w:rsidR="00000000" w:rsidRPr="00000000">
        <w:rPr>
          <w:rtl w:val="0"/>
        </w:rPr>
        <w:t xml:space="preserve">]</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pStyle w:val="Heading3"/>
        <w:rPr/>
      </w:pPr>
      <w:bookmarkStart w:colFirst="0" w:colLast="0" w:name="_hel0wkf9uvn" w:id="59"/>
      <w:bookmarkEnd w:id="59"/>
      <w:r w:rsidDel="00000000" w:rsidR="00000000" w:rsidRPr="00000000">
        <w:rPr>
          <w:rtl w:val="0"/>
        </w:rPr>
        <w:t xml:space="preserve">Eco Machine</w:t>
      </w:r>
    </w:p>
    <w:p w:rsidR="00000000" w:rsidDel="00000000" w:rsidP="00000000" w:rsidRDefault="00000000" w:rsidRPr="00000000" w14:paraId="000008CB">
      <w:pPr>
        <w:rPr/>
      </w:pPr>
      <w:r w:rsidDel="00000000" w:rsidR="00000000" w:rsidRPr="00000000">
        <w:rPr>
          <w:rtl w:val="0"/>
        </w:rPr>
        <w:t xml:space="preserve">Eco Machine performs better for Salinity Impacts to in-Delta Drinking Water, has no change for Flood Risk, and [</w:t>
      </w:r>
      <w:r w:rsidDel="00000000" w:rsidR="00000000" w:rsidRPr="00000000">
        <w:rPr>
          <w:highlight w:val="yellow"/>
          <w:rtl w:val="0"/>
        </w:rPr>
        <w:t xml:space="preserve">XXXX</w:t>
      </w:r>
      <w:r w:rsidDel="00000000" w:rsidR="00000000" w:rsidRPr="00000000">
        <w:rPr>
          <w:rtl w:val="0"/>
        </w:rPr>
        <w:t xml:space="preserve">} for Water Age in comparison to Business As Usual.</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Overall Salinity Impacts to in-Delta Drinking Water are minor for the total run in comparison to Business As Usual (1% decrease in exceedances). Both moderate and high vulnerability experience relief in terms of exceedance percentage reduction. While an increase in drinking water reliability may not be overtly noticeable for Delta residents, reliance on replacement water decreases, alleviating burden on those who rely on shallow wells or channel surface water. Among the adaptation scenario runs, with Business As Usual anchored at 0, the Eco Machine total run yields a score of 1 for Salinity Impacts to in-Delta Drinking Water.</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In-Delta residents do not experience any flood risk attenuation in Eco Machine in comparison to Business As Usual. Therefore, among the adaptation scenario runs, with Business As Usual anchored at 0, the Eco Machine total run yields a score of 0 for Flood Risk.</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w:t>
      </w:r>
      <w:r w:rsidDel="00000000" w:rsidR="00000000" w:rsidRPr="00000000">
        <w:rPr>
          <w:highlight w:val="yellow"/>
          <w:rtl w:val="0"/>
        </w:rPr>
        <w:t xml:space="preserve">WATER AGE</w:t>
      </w:r>
      <w:r w:rsidDel="00000000" w:rsidR="00000000" w:rsidRPr="00000000">
        <w:rPr>
          <w:rtl w:val="0"/>
        </w:rPr>
        <w:t xml:space="preserve">]</w:t>
      </w:r>
    </w:p>
    <w:p w:rsidR="00000000" w:rsidDel="00000000" w:rsidP="00000000" w:rsidRDefault="00000000" w:rsidRPr="00000000" w14:paraId="000008D2">
      <w:pPr>
        <w:pStyle w:val="Heading3"/>
        <w:rPr/>
      </w:pPr>
      <w:bookmarkStart w:colFirst="0" w:colLast="0" w:name="_rh4hychaqm8q" w:id="60"/>
      <w:bookmarkEnd w:id="60"/>
      <w:r w:rsidDel="00000000" w:rsidR="00000000" w:rsidRPr="00000000">
        <w:rPr>
          <w:rtl w:val="0"/>
        </w:rPr>
        <w:t xml:space="preserve">New Green Watershed</w:t>
      </w:r>
    </w:p>
    <w:p w:rsidR="00000000" w:rsidDel="00000000" w:rsidP="00000000" w:rsidRDefault="00000000" w:rsidRPr="00000000" w14:paraId="000008D3">
      <w:pPr>
        <w:rPr/>
      </w:pPr>
      <w:commentRangeStart w:id="6"/>
      <w:commentRangeStart w:id="7"/>
      <w:r w:rsidDel="00000000" w:rsidR="00000000" w:rsidRPr="00000000">
        <w:rPr>
          <w:rtl w:val="0"/>
        </w:rPr>
        <w:t xml:space="preserve">New Green Watershed performs better for Salinity Impacts to in-Delta Drinking Water, has no change for Flood Risk, and [</w:t>
      </w:r>
      <w:r w:rsidDel="00000000" w:rsidR="00000000" w:rsidRPr="00000000">
        <w:rPr>
          <w:highlight w:val="yellow"/>
          <w:rtl w:val="0"/>
        </w:rPr>
        <w:t xml:space="preserve">XXXX</w:t>
      </w:r>
      <w:r w:rsidDel="00000000" w:rsidR="00000000" w:rsidRPr="00000000">
        <w:rPr>
          <w:rtl w:val="0"/>
        </w:rPr>
        <w:t xml:space="preserve">} for Water Age in comparison to Business As Usual.</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Overall Salinity Impacts to in-Delta Drinking Water are minor for the total run in comparison to Business As Usual (1% decrease in exceedances). Both moderate and high vulnerability experience relief in terms of exceedance percentage reduction. While an increase in drinking water reliability may not be overtly noticeable for Delta residents, reliance on replacement water decreases, alleviating burden on those who rely on shallow wells or channel surface water. Among the adaptation scenario runs, with Business As Usual anchored at 0, the New Green Watershed total run yields a score of 1 for Salinity Impacts to in-Delta Drinking Water.</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Delta residents enjoy significant flood risk attenuation throughout the Delta, which is attributed to substantial restoration activities both upland of the legal Delta, as well as within the legal Delta boundaries. Increased w</w:t>
      </w:r>
      <w:commentRangeStart w:id="8"/>
      <w:commentRangeStart w:id="9"/>
      <w:r w:rsidDel="00000000" w:rsidR="00000000" w:rsidRPr="00000000">
        <w:rPr>
          <w:rtl w:val="0"/>
        </w:rPr>
        <w:t xml:space="preserve">etlands</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t xml:space="preserve"> and wet soil agriculture contribute to subsidence reversal. Further, upland restoration works to prevent flooding prior to water entering the Delta itself. Among the adaptation scenarios, with Business As Usual anchored at 0, New Green Watershed yields a score of 3 for Flood Risk.</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w:t>
      </w:r>
      <w:r w:rsidDel="00000000" w:rsidR="00000000" w:rsidRPr="00000000">
        <w:rPr>
          <w:highlight w:val="yellow"/>
          <w:rtl w:val="0"/>
        </w:rPr>
        <w:t xml:space="preserve">WATER AGE</w:t>
      </w:r>
      <w:r w:rsidDel="00000000" w:rsidR="00000000" w:rsidRPr="00000000">
        <w:rPr>
          <w:rtl w:val="0"/>
        </w:rPr>
        <w:t xml:space="preserve">]</w:t>
      </w:r>
    </w:p>
    <w:p w:rsidR="00000000" w:rsidDel="00000000" w:rsidP="00000000" w:rsidRDefault="00000000" w:rsidRPr="00000000" w14:paraId="000008DA">
      <w:pPr>
        <w:pStyle w:val="Heading3"/>
        <w:rPr/>
      </w:pPr>
      <w:bookmarkStart w:colFirst="0" w:colLast="0" w:name="_5j1mjwfdtsqm" w:id="61"/>
      <w:bookmarkEnd w:id="61"/>
      <w:r w:rsidDel="00000000" w:rsidR="00000000" w:rsidRPr="00000000">
        <w:rPr>
          <w:rtl w:val="0"/>
        </w:rPr>
        <w:t xml:space="preserve">Calling on Reserves</w:t>
      </w:r>
    </w:p>
    <w:p w:rsidR="00000000" w:rsidDel="00000000" w:rsidP="00000000" w:rsidRDefault="00000000" w:rsidRPr="00000000" w14:paraId="000008DB">
      <w:pPr>
        <w:rPr/>
      </w:pPr>
      <w:r w:rsidDel="00000000" w:rsidR="00000000" w:rsidRPr="00000000">
        <w:rPr>
          <w:rtl w:val="0"/>
        </w:rPr>
        <w:t xml:space="preserve">Calling on Reserves yields increased drinking water threshold exceedances, no deviation on Flood Risk, and [XXXX] for Water Age in comparison to Business As Usual.</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Salinity Impacts to in-Delta Drinking Water suffer in this scenario, with a higher percentage of threshold exceedances. Residents in moderate vulnerability zones experience exacerbated exceedance frequency overall. Both the moderate and high vulnerability zone residents experience heightened </w:t>
      </w:r>
      <w:r w:rsidDel="00000000" w:rsidR="00000000" w:rsidRPr="00000000">
        <w:rPr>
          <w:rtl w:val="0"/>
        </w:rPr>
        <w:t xml:space="preserve">exceedance</w:t>
      </w:r>
      <w:r w:rsidDel="00000000" w:rsidR="00000000" w:rsidRPr="00000000">
        <w:rPr>
          <w:rtl w:val="0"/>
        </w:rPr>
        <w:t xml:space="preserve"> frequency in the wet season; however, moderately vulnerable residents experience some reprieve in the dry season, while highly vulnerable residents experience no change in the dry season, compared to Business As Usual. Replacement water is therefore more necessary during the wet months of October 1 - March 31. Compared to Business As Usual (anchored at 0), the Calling on Reserves total run yields a score of -2 for Salinity Impacts to in-Delta Drinking Water.</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Given that there are no landscape or infrastructure changes incorporated in this scenario, there is no deviation from Business As Usual for Flood Risk. While Forecast Informed Reservoir Operations (FIRO) implementation would have a reduced flood risk effect, the models do not capture FIRO. Therefore, Calling on Reserves yields a score of 0 for Flood Risk.</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w:t>
      </w:r>
      <w:r w:rsidDel="00000000" w:rsidR="00000000" w:rsidRPr="00000000">
        <w:rPr>
          <w:highlight w:val="yellow"/>
          <w:rtl w:val="0"/>
        </w:rPr>
        <w:t xml:space="preserve">WATER AGE</w:t>
      </w:r>
      <w:r w:rsidDel="00000000" w:rsidR="00000000" w:rsidRPr="00000000">
        <w:rPr>
          <w:rtl w:val="0"/>
        </w:rPr>
        <w:t xml:space="preserve">]</w:t>
      </w:r>
    </w:p>
    <w:p w:rsidR="00000000" w:rsidDel="00000000" w:rsidP="00000000" w:rsidRDefault="00000000" w:rsidRPr="00000000" w14:paraId="000008E2">
      <w:pPr>
        <w:pStyle w:val="Heading3"/>
        <w:rPr/>
      </w:pPr>
      <w:bookmarkStart w:colFirst="0" w:colLast="0" w:name="_2xoubdxsh4hb" w:id="62"/>
      <w:bookmarkEnd w:id="62"/>
      <w:r w:rsidDel="00000000" w:rsidR="00000000" w:rsidRPr="00000000">
        <w:rPr>
          <w:rtl w:val="0"/>
        </w:rPr>
        <w:t xml:space="preserve">A Tunnel</w:t>
      </w:r>
    </w:p>
    <w:p w:rsidR="00000000" w:rsidDel="00000000" w:rsidP="00000000" w:rsidRDefault="00000000" w:rsidRPr="00000000" w14:paraId="000008E3">
      <w:pPr>
        <w:rPr/>
      </w:pPr>
      <w:r w:rsidDel="00000000" w:rsidR="00000000" w:rsidRPr="00000000">
        <w:rPr>
          <w:rtl w:val="0"/>
        </w:rPr>
        <w:t xml:space="preserve">A Tunnel is comparatively the lowest-performing adaptation scenario for Salinity Impacts to in-Delta Drinking Water, yet has some Flood Risk attenuation benefit, and [</w:t>
      </w:r>
      <w:r w:rsidDel="00000000" w:rsidR="00000000" w:rsidRPr="00000000">
        <w:rPr>
          <w:highlight w:val="yellow"/>
          <w:rtl w:val="0"/>
        </w:rPr>
        <w:t xml:space="preserve">XXXX</w:t>
      </w:r>
      <w:r w:rsidDel="00000000" w:rsidR="00000000" w:rsidRPr="00000000">
        <w:rPr>
          <w:rtl w:val="0"/>
        </w:rPr>
        <w:t xml:space="preserve">] for Water Age.</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Salinity Impacts to in-Delta Drinking Water suffer in this scenario, in comparison to the other adaptation scenarios. Replacement water is necessary during the wet season for both moderate and high vulnerability zones, yet the dry season observes no change from Business As Usual for high vulnerability locations, and a slight reprieve in moderate vulnerability locations (1% less exceedances). Compared to Business As Usual (anchored at 0), the total run for A Tunnel yields a score of -4 for Salinity Impacts to in-Delta Drinking Water.</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Under the assumption that the tunnel intakes intercept stormwater prior to entrance into the Delta, A Tunnel slightly reduces inundation risk within the Delta. These effects are not specifically localized. Thus, A Tunnel yields a score of 1 for Flood Risk.</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w:t>
      </w:r>
      <w:r w:rsidDel="00000000" w:rsidR="00000000" w:rsidRPr="00000000">
        <w:rPr>
          <w:highlight w:val="yellow"/>
          <w:rtl w:val="0"/>
        </w:rPr>
        <w:t xml:space="preserve">WATER AGE</w:t>
      </w:r>
      <w:r w:rsidDel="00000000" w:rsidR="00000000" w:rsidRPr="00000000">
        <w:rPr>
          <w:rtl w:val="0"/>
        </w:rPr>
        <w:t xml:space="preserve">]</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pStyle w:val="Heading1"/>
        <w:rPr/>
      </w:pPr>
      <w:bookmarkStart w:colFirst="0" w:colLast="0" w:name="_i7jjrar6nm8" w:id="63"/>
      <w:bookmarkEnd w:id="63"/>
      <w:r w:rsidDel="00000000" w:rsidR="00000000" w:rsidRPr="00000000">
        <w:br w:type="page"/>
      </w:r>
      <w:r w:rsidDel="00000000" w:rsidR="00000000" w:rsidRPr="00000000">
        <w:rPr>
          <w:rtl w:val="0"/>
        </w:rPr>
      </w:r>
    </w:p>
    <w:p w:rsidR="00000000" w:rsidDel="00000000" w:rsidP="00000000" w:rsidRDefault="00000000" w:rsidRPr="00000000" w14:paraId="000008EC">
      <w:pPr>
        <w:pStyle w:val="Heading1"/>
        <w:rPr>
          <w:rFonts w:ascii="Proxima Nova" w:cs="Proxima Nova" w:eastAsia="Proxima Nova" w:hAnsi="Proxima Nova"/>
        </w:rPr>
      </w:pPr>
      <w:bookmarkStart w:colFirst="0" w:colLast="0" w:name="_eq9undfsn1nb" w:id="64"/>
      <w:bookmarkEnd w:id="64"/>
      <w:r w:rsidDel="00000000" w:rsidR="00000000" w:rsidRPr="00000000">
        <w:rPr>
          <w:rFonts w:ascii="Proxima Nova" w:cs="Proxima Nova" w:eastAsia="Proxima Nova" w:hAnsi="Proxima Nova"/>
          <w:rtl w:val="0"/>
        </w:rPr>
        <w:t xml:space="preserve">References</w:t>
      </w:r>
    </w:p>
    <w:p w:rsidR="00000000" w:rsidDel="00000000" w:rsidP="00000000" w:rsidRDefault="00000000" w:rsidRPr="00000000" w14:paraId="000008ED">
      <w:pPr>
        <w:widowControl w:val="0"/>
        <w:spacing w:after="240" w:before="240" w:lineRule="auto"/>
        <w:ind w:left="720" w:hanging="720"/>
        <w:rPr>
          <w:rFonts w:ascii="Proxima Nova" w:cs="Proxima Nova" w:eastAsia="Proxima Nova" w:hAnsi="Proxima Nova"/>
        </w:rPr>
      </w:pPr>
      <w:r w:rsidDel="00000000" w:rsidR="00000000" w:rsidRPr="00000000">
        <w:rPr>
          <w:rFonts w:ascii="Proxima Nova" w:cs="Proxima Nova" w:eastAsia="Proxima Nova" w:hAnsi="Proxima Nova"/>
          <w:rtl w:val="0"/>
        </w:rPr>
        <w:t xml:space="preserve">California State Water Resources Control Board. (2004, September 30). Periodic Review of the 1995 Water Quality Control Plan for the San Francisco Bay / Sacramento-San Joaquin Delta Estuary. https://www.waterboards.ca.gov/waterrights/water_issues/programs/bay_delta/wq_control_plans/2006wqcp/exhibits/append2/doi/doi-32j.pdf</w:t>
      </w:r>
    </w:p>
    <w:p w:rsidR="00000000" w:rsidDel="00000000" w:rsidP="00000000" w:rsidRDefault="00000000" w:rsidRPr="00000000" w14:paraId="000008EE">
      <w:pPr>
        <w:widowControl w:val="0"/>
        <w:spacing w:after="240" w:before="240" w:lineRule="auto"/>
        <w:ind w:left="720" w:hanging="720"/>
        <w:rPr>
          <w:rFonts w:ascii="Proxima Nova" w:cs="Proxima Nova" w:eastAsia="Proxima Nova" w:hAnsi="Proxima Nova"/>
        </w:rPr>
      </w:pPr>
      <w:r w:rsidDel="00000000" w:rsidR="00000000" w:rsidRPr="00000000">
        <w:rPr>
          <w:rFonts w:ascii="Proxima Nova" w:cs="Proxima Nova" w:eastAsia="Proxima Nova" w:hAnsi="Proxima Nova"/>
          <w:rtl w:val="0"/>
        </w:rPr>
        <w:t xml:space="preserve">California State Water Resources Control Board. (2018). Secondary Drinking Water Standards California Code of Regulations, Title 22. https://www.waterboards.ca.gov/drinking_water/certlic/drinkingwater/documents/ddw_secondary_standards.pdf</w:t>
      </w:r>
      <w:r w:rsidDel="00000000" w:rsidR="00000000" w:rsidRPr="00000000">
        <w:rPr>
          <w:rtl w:val="0"/>
        </w:rPr>
      </w:r>
    </w:p>
    <w:p w:rsidR="00000000" w:rsidDel="00000000" w:rsidP="00000000" w:rsidRDefault="00000000" w:rsidRPr="00000000" w14:paraId="000008EF">
      <w:pPr>
        <w:spacing w:after="240" w:before="240" w:line="240" w:lineRule="auto"/>
        <w:ind w:left="720"/>
        <w:rPr>
          <w:rFonts w:ascii="Proxima Nova" w:cs="Proxima Nova" w:eastAsia="Proxima Nova" w:hAnsi="Proxima Nova"/>
        </w:rPr>
      </w:pPr>
      <w:r w:rsidDel="00000000" w:rsidR="00000000" w:rsidRPr="00000000">
        <w:rPr>
          <w:rFonts w:ascii="Proxima Nova" w:cs="Proxima Nova" w:eastAsia="Proxima Nova" w:hAnsi="Proxima Nova"/>
          <w:rtl w:val="0"/>
        </w:rPr>
        <w:t xml:space="preserve">United Nations Committee for Development Policy. (2023). Just transition. https://policy.desa.un.org/sites/default/files/2025-06/cdp-excerpt-2023-1.pdf</w:t>
      </w:r>
    </w:p>
    <w:p w:rsidR="00000000" w:rsidDel="00000000" w:rsidP="00000000" w:rsidRDefault="00000000" w:rsidRPr="00000000" w14:paraId="000008F0">
      <w:pPr>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8F1">
      <w:pPr>
        <w:pStyle w:val="Heading1"/>
        <w:rPr/>
      </w:pPr>
      <w:bookmarkStart w:colFirst="0" w:colLast="0" w:name="_ip49i9vwiyb1" w:id="65"/>
      <w:bookmarkEnd w:id="65"/>
      <w:r w:rsidDel="00000000" w:rsidR="00000000" w:rsidRPr="00000000">
        <w:rPr>
          <w:rtl w:val="0"/>
        </w:rPr>
        <w:t xml:space="preserve">Appendix A</w:t>
      </w:r>
    </w:p>
    <w:p w:rsidR="00000000" w:rsidDel="00000000" w:rsidP="00000000" w:rsidRDefault="00000000" w:rsidRPr="00000000" w14:paraId="000008F2">
      <w:pPr>
        <w:rPr/>
      </w:pPr>
      <w:r w:rsidDel="00000000" w:rsidR="00000000" w:rsidRPr="00000000">
        <w:rPr>
          <w:rtl w:val="0"/>
        </w:rPr>
        <w:t xml:space="preserve">This appendix documents the distilled feedback from the EJ-focused workshop, along with if and how (generally) metrics were to be incorporated.</w:t>
      </w:r>
    </w:p>
    <w:p w:rsidR="00000000" w:rsidDel="00000000" w:rsidP="00000000" w:rsidRDefault="00000000" w:rsidRPr="00000000" w14:paraId="000008F3">
      <w:pPr>
        <w:pStyle w:val="Heading2"/>
        <w:rPr/>
      </w:pPr>
      <w:bookmarkStart w:colFirst="0" w:colLast="0" w:name="_1154s8tmn4lf" w:id="66"/>
      <w:bookmarkEnd w:id="66"/>
      <w:r w:rsidDel="00000000" w:rsidR="00000000" w:rsidRPr="00000000">
        <w:rPr>
          <w:rtl w:val="0"/>
        </w:rPr>
        <w:t xml:space="preserve">Priority: Water Quantity and Quality</w:t>
      </w:r>
    </w:p>
    <w:p w:rsidR="00000000" w:rsidDel="00000000" w:rsidP="00000000" w:rsidRDefault="00000000" w:rsidRPr="00000000" w14:paraId="000008F4">
      <w:pPr>
        <w:rPr/>
      </w:pPr>
      <w:r w:rsidDel="00000000" w:rsidR="00000000" w:rsidRPr="00000000">
        <w:rPr>
          <w:rtl w:val="0"/>
        </w:rPr>
        <w:t xml:space="preserve">Components of water quality and quantity specified by EJ workshop participants included: </w:t>
      </w:r>
      <w:r w:rsidDel="00000000" w:rsidR="00000000" w:rsidRPr="00000000">
        <w:rPr>
          <w:b w:val="1"/>
          <w:bCs w:val="1"/>
          <w:rtl w:val="0"/>
        </w:rPr>
        <w:t xml:space="preserve">attenuating pollutants</w:t>
      </w:r>
      <w:r w:rsidDel="00000000" w:rsidR="00000000" w:rsidRPr="00000000">
        <w:rPr>
          <w:rtl w:val="0"/>
        </w:rPr>
        <w:t xml:space="preserve">, </w:t>
      </w:r>
      <w:r w:rsidDel="00000000" w:rsidR="00000000" w:rsidRPr="00000000">
        <w:rPr>
          <w:b w:val="1"/>
          <w:bCs w:val="1"/>
          <w:rtl w:val="0"/>
        </w:rPr>
        <w:t xml:space="preserve">attenuating harmful algal blooms (HABs)</w:t>
      </w:r>
      <w:r w:rsidDel="00000000" w:rsidR="00000000" w:rsidRPr="00000000">
        <w:rPr>
          <w:rtl w:val="0"/>
        </w:rPr>
        <w:t xml:space="preserve">, </w:t>
      </w:r>
      <w:r w:rsidDel="00000000" w:rsidR="00000000" w:rsidRPr="00000000">
        <w:rPr>
          <w:b w:val="1"/>
          <w:bCs w:val="1"/>
          <w:rtl w:val="0"/>
        </w:rPr>
        <w:t xml:space="preserve">compliance</w:t>
      </w:r>
      <w:r w:rsidDel="00000000" w:rsidR="00000000" w:rsidRPr="00000000">
        <w:rPr>
          <w:rtl w:val="0"/>
        </w:rPr>
        <w:t xml:space="preserve">, </w:t>
      </w:r>
      <w:r w:rsidDel="00000000" w:rsidR="00000000" w:rsidRPr="00000000">
        <w:rPr>
          <w:b w:val="1"/>
          <w:bCs w:val="1"/>
          <w:rtl w:val="0"/>
        </w:rPr>
        <w:t xml:space="preserve">maintaining and enhancing public health</w:t>
      </w:r>
      <w:r w:rsidDel="00000000" w:rsidR="00000000" w:rsidRPr="00000000">
        <w:rPr>
          <w:rtl w:val="0"/>
        </w:rPr>
        <w:t xml:space="preserve">, and </w:t>
      </w:r>
      <w:r w:rsidDel="00000000" w:rsidR="00000000" w:rsidRPr="00000000">
        <w:rPr>
          <w:b w:val="1"/>
          <w:bCs w:val="1"/>
          <w:rtl w:val="0"/>
        </w:rPr>
        <w:t xml:space="preserve">revised water rights</w:t>
      </w:r>
      <w:r w:rsidDel="00000000" w:rsidR="00000000" w:rsidRPr="00000000">
        <w:rPr>
          <w:rtl w:val="0"/>
        </w:rPr>
        <w:t xml:space="preserve">.</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The request to measure </w:t>
      </w:r>
      <w:r w:rsidDel="00000000" w:rsidR="00000000" w:rsidRPr="00000000">
        <w:rPr>
          <w:b w:val="1"/>
          <w:bCs w:val="1"/>
          <w:rtl w:val="0"/>
        </w:rPr>
        <w:t xml:space="preserve">attenuation of pollutants</w:t>
      </w:r>
      <w:r w:rsidDel="00000000" w:rsidR="00000000" w:rsidRPr="00000000">
        <w:rPr>
          <w:rtl w:val="0"/>
        </w:rPr>
        <w:t xml:space="preserve"> such as pharmaceuticals, agriculture runoff, port pollution, and oxides is out of scope of the Just Transitions in the Delta team's research. </w:t>
      </w:r>
    </w:p>
    <w:p w:rsidR="00000000" w:rsidDel="00000000" w:rsidP="00000000" w:rsidRDefault="00000000" w:rsidRPr="00000000" w14:paraId="000008F7">
      <w:pPr>
        <w:rPr>
          <w:b w:val="1"/>
          <w:bCs w:val="1"/>
        </w:rPr>
      </w:pPr>
      <w:r w:rsidDel="00000000" w:rsidR="00000000" w:rsidRPr="00000000">
        <w:rPr>
          <w:rtl w:val="0"/>
        </w:rPr>
      </w:r>
    </w:p>
    <w:p w:rsidR="00000000" w:rsidDel="00000000" w:rsidP="00000000" w:rsidRDefault="00000000" w:rsidRPr="00000000" w14:paraId="000008F8">
      <w:pPr>
        <w:rPr/>
      </w:pPr>
      <w:r w:rsidDel="00000000" w:rsidR="00000000" w:rsidRPr="00000000">
        <w:rPr>
          <w:b w:val="1"/>
          <w:bCs w:val="1"/>
          <w:rtl w:val="0"/>
        </w:rPr>
        <w:t xml:space="preserve">Compliance</w:t>
      </w:r>
      <w:r w:rsidDel="00000000" w:rsidR="00000000" w:rsidRPr="00000000">
        <w:rPr>
          <w:rtl w:val="0"/>
        </w:rPr>
        <w:t xml:space="preserve"> was described by EJ workshop participants as improving adherence to legal standards for water quality, turbidity and flow, and species. This is incorporated in the hydrodynamic modeling team's tiered outflow modeling; this will therefore not be reported as a measurement across scenarios, but rather, analysis of each criterion under different tiered outflow scenarios will highlight the difference in impact under different flow regimes.</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b w:val="1"/>
          <w:bCs w:val="1"/>
          <w:rtl w:val="0"/>
        </w:rPr>
        <w:t xml:space="preserve">Maintaining and enhancing public health</w:t>
      </w:r>
      <w:r w:rsidDel="00000000" w:rsidR="00000000" w:rsidRPr="00000000">
        <w:rPr>
          <w:rtl w:val="0"/>
        </w:rPr>
        <w:t xml:space="preserve"> was referred to as timely public health standards and communication for consumptives such as waterfowl, fish, and drinking water quality. The communication and setting of standards is not a measurable metric across scenarios, but rather a policy incorporation, and therefore will not be reported as a measurement across scenarios. However, the drinking water aspect of public health will be addressed in the final EJ metrics, which will report how drinking water will be affected by salinity changes in each scenario.</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b w:val="1"/>
          <w:bCs w:val="1"/>
          <w:rtl w:val="0"/>
        </w:rPr>
        <w:t xml:space="preserve">Attenuating HABs </w:t>
      </w:r>
      <w:r w:rsidDel="00000000" w:rsidR="00000000" w:rsidRPr="00000000">
        <w:rPr>
          <w:rtl w:val="0"/>
        </w:rPr>
        <w:t xml:space="preserve">will be addressed by comparing the </w:t>
      </w:r>
      <w:r w:rsidDel="00000000" w:rsidR="00000000" w:rsidRPr="00000000">
        <w:rPr>
          <w:b w:val="1"/>
          <w:bCs w:val="1"/>
          <w:rtl w:val="0"/>
        </w:rPr>
        <w:t xml:space="preserve">water age</w:t>
      </w:r>
      <w:r w:rsidDel="00000000" w:rsidR="00000000" w:rsidRPr="00000000">
        <w:rPr>
          <w:rtl w:val="0"/>
        </w:rPr>
        <w:t xml:space="preserve"> to baseline using output from the hydrodynamic modeling team for each scenario. The reporting of the water age metric will highlight differences in movement of water across scenarios, highlighting one factor (of many) that contribute to conditions suitable for HABs formation.</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b w:val="1"/>
          <w:bCs w:val="1"/>
          <w:rtl w:val="0"/>
        </w:rPr>
        <w:t xml:space="preserve">Revised water rights</w:t>
      </w:r>
      <w:r w:rsidDel="00000000" w:rsidR="00000000" w:rsidRPr="00000000">
        <w:rPr>
          <w:rtl w:val="0"/>
        </w:rPr>
        <w:t xml:space="preserve">, in terms of reallocating water rights to impacted and/or at-risk communities, is out of scope of our team's research in terms of comparable metrics; governance will be addressed in a different component of the project.</w:t>
      </w:r>
    </w:p>
    <w:p w:rsidR="00000000" w:rsidDel="00000000" w:rsidP="00000000" w:rsidRDefault="00000000" w:rsidRPr="00000000" w14:paraId="000008FF">
      <w:pPr>
        <w:pStyle w:val="Heading2"/>
        <w:rPr/>
      </w:pPr>
      <w:bookmarkStart w:colFirst="0" w:colLast="0" w:name="_9nvpvea40w8" w:id="67"/>
      <w:bookmarkEnd w:id="67"/>
      <w:r w:rsidDel="00000000" w:rsidR="00000000" w:rsidRPr="00000000">
        <w:rPr>
          <w:rtl w:val="0"/>
        </w:rPr>
        <w:t xml:space="preserve">Priority: Community and Recreation</w:t>
      </w:r>
    </w:p>
    <w:p w:rsidR="00000000" w:rsidDel="00000000" w:rsidP="00000000" w:rsidRDefault="00000000" w:rsidRPr="00000000" w14:paraId="00000900">
      <w:pPr>
        <w:rPr/>
      </w:pPr>
      <w:r w:rsidDel="00000000" w:rsidR="00000000" w:rsidRPr="00000000">
        <w:rPr>
          <w:rtl w:val="0"/>
        </w:rPr>
        <w:t xml:space="preserve">Components of community and recreation highlighted by EJ workshop participants included </w:t>
      </w:r>
      <w:r w:rsidDel="00000000" w:rsidR="00000000" w:rsidRPr="00000000">
        <w:rPr>
          <w:b w:val="1"/>
          <w:bCs w:val="1"/>
          <w:rtl w:val="0"/>
        </w:rPr>
        <w:t xml:space="preserve">restoration and maintenance of fisheries</w:t>
      </w:r>
      <w:r w:rsidDel="00000000" w:rsidR="00000000" w:rsidRPr="00000000">
        <w:rPr>
          <w:rtl w:val="0"/>
        </w:rPr>
        <w:t xml:space="preserve">, </w:t>
      </w:r>
      <w:r w:rsidDel="00000000" w:rsidR="00000000" w:rsidRPr="00000000">
        <w:rPr>
          <w:b w:val="1"/>
          <w:bCs w:val="1"/>
          <w:rtl w:val="0"/>
        </w:rPr>
        <w:t xml:space="preserve">maintenance and expansion of recreational opportunities</w:t>
      </w:r>
      <w:r w:rsidDel="00000000" w:rsidR="00000000" w:rsidRPr="00000000">
        <w:rPr>
          <w:rtl w:val="0"/>
        </w:rPr>
        <w:t xml:space="preserve">, </w:t>
      </w:r>
      <w:r w:rsidDel="00000000" w:rsidR="00000000" w:rsidRPr="00000000">
        <w:rPr>
          <w:b w:val="1"/>
          <w:bCs w:val="1"/>
          <w:rtl w:val="0"/>
        </w:rPr>
        <w:t xml:space="preserve">recreation and flow</w:t>
      </w:r>
      <w:r w:rsidDel="00000000" w:rsidR="00000000" w:rsidRPr="00000000">
        <w:rPr>
          <w:rtl w:val="0"/>
        </w:rPr>
        <w:t xml:space="preserve">, and </w:t>
      </w:r>
      <w:r w:rsidDel="00000000" w:rsidR="00000000" w:rsidRPr="00000000">
        <w:rPr>
          <w:b w:val="1"/>
          <w:bCs w:val="1"/>
          <w:rtl w:val="0"/>
        </w:rPr>
        <w:t xml:space="preserve">maintenance and enhancement of public health</w:t>
      </w:r>
      <w:r w:rsidDel="00000000" w:rsidR="00000000" w:rsidRPr="00000000">
        <w:rPr>
          <w:rtl w:val="0"/>
        </w:rPr>
        <w:t xml:space="preserve">.</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The measurable outcomes of this category are covered by the ecology and recreation subteams' outputs. The ecology team will be responsible for exploring the effects of the different scenarios on </w:t>
      </w:r>
      <w:r w:rsidDel="00000000" w:rsidR="00000000" w:rsidRPr="00000000">
        <w:rPr>
          <w:b w:val="1"/>
          <w:bCs w:val="1"/>
          <w:rtl w:val="0"/>
        </w:rPr>
        <w:t xml:space="preserve">fish</w:t>
      </w:r>
      <w:r w:rsidDel="00000000" w:rsidR="00000000" w:rsidRPr="00000000">
        <w:rPr>
          <w:rtl w:val="0"/>
        </w:rPr>
        <w:t xml:space="preserve"> (as well as other species), and the recreation team will be responsible for exploring impacts on </w:t>
      </w:r>
      <w:r w:rsidDel="00000000" w:rsidR="00000000" w:rsidRPr="00000000">
        <w:rPr>
          <w:b w:val="1"/>
          <w:bCs w:val="1"/>
          <w:rtl w:val="0"/>
        </w:rPr>
        <w:t xml:space="preserve">recreation</w:t>
      </w:r>
      <w:r w:rsidDel="00000000" w:rsidR="00000000" w:rsidRPr="00000000">
        <w:rPr>
          <w:rtl w:val="0"/>
        </w:rPr>
        <w:t xml:space="preserve"> overall, as well as specific activities, across scenarios.</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b w:val="1"/>
          <w:bCs w:val="1"/>
          <w:rtl w:val="0"/>
        </w:rPr>
        <w:t xml:space="preserve">Maintaining and enhancing public health</w:t>
      </w:r>
      <w:r w:rsidDel="00000000" w:rsidR="00000000" w:rsidRPr="00000000">
        <w:rPr>
          <w:rtl w:val="0"/>
        </w:rPr>
        <w:t xml:space="preserve"> was referred to as timely public health standards and communication for consumptives such as waterfowl, fish, and drinking water quality. This is cross-referenced with the aforementioned request as a component of the water quantity and quality category. Therefore, this value is again reflected through the EJ and Vulnerable Communities criterion as the drinking water aspect of public health, exploring how drinking water will be affected by salinity changes across scenarios.</w:t>
      </w:r>
    </w:p>
    <w:p w:rsidR="00000000" w:rsidDel="00000000" w:rsidP="00000000" w:rsidRDefault="00000000" w:rsidRPr="00000000" w14:paraId="00000905">
      <w:pPr>
        <w:pStyle w:val="Heading2"/>
        <w:rPr/>
      </w:pPr>
      <w:bookmarkStart w:colFirst="0" w:colLast="0" w:name="_xhoij62856j9" w:id="68"/>
      <w:bookmarkEnd w:id="68"/>
      <w:r w:rsidDel="00000000" w:rsidR="00000000" w:rsidRPr="00000000">
        <w:rPr>
          <w:rtl w:val="0"/>
        </w:rPr>
        <w:t xml:space="preserve">Priority: Flood Risk</w:t>
      </w:r>
    </w:p>
    <w:p w:rsidR="00000000" w:rsidDel="00000000" w:rsidP="00000000" w:rsidRDefault="00000000" w:rsidRPr="00000000" w14:paraId="00000906">
      <w:pPr>
        <w:rPr/>
      </w:pPr>
      <w:r w:rsidDel="00000000" w:rsidR="00000000" w:rsidRPr="00000000">
        <w:rPr>
          <w:rtl w:val="0"/>
        </w:rPr>
        <w:t xml:space="preserve">EJ workshop participants highlighted flood risk as an overall priority. Communicated components of this category included </w:t>
      </w:r>
      <w:r w:rsidDel="00000000" w:rsidR="00000000" w:rsidRPr="00000000">
        <w:rPr>
          <w:b w:val="1"/>
          <w:bCs w:val="1"/>
          <w:rtl w:val="0"/>
        </w:rPr>
        <w:t xml:space="preserve">flood risk attenuation</w:t>
      </w:r>
      <w:r w:rsidDel="00000000" w:rsidR="00000000" w:rsidRPr="00000000">
        <w:rPr>
          <w:rtl w:val="0"/>
        </w:rPr>
        <w:t xml:space="preserve">, </w:t>
      </w:r>
      <w:r w:rsidDel="00000000" w:rsidR="00000000" w:rsidRPr="00000000">
        <w:rPr>
          <w:b w:val="1"/>
          <w:bCs w:val="1"/>
          <w:rtl w:val="0"/>
        </w:rPr>
        <w:t xml:space="preserve">flood risk education</w:t>
      </w:r>
      <w:r w:rsidDel="00000000" w:rsidR="00000000" w:rsidRPr="00000000">
        <w:rPr>
          <w:rtl w:val="0"/>
        </w:rPr>
        <w:t xml:space="preserve">, and </w:t>
      </w:r>
      <w:r w:rsidDel="00000000" w:rsidR="00000000" w:rsidRPr="00000000">
        <w:rPr>
          <w:b w:val="1"/>
          <w:bCs w:val="1"/>
          <w:rtl w:val="0"/>
        </w:rPr>
        <w:t xml:space="preserve">emergency response</w:t>
      </w:r>
      <w:r w:rsidDel="00000000" w:rsidR="00000000" w:rsidRPr="00000000">
        <w:rPr>
          <w:rtl w:val="0"/>
        </w:rPr>
        <w:t xml:space="preserve"> in terms of funding for community-based organizations for services during times of emergency.</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While </w:t>
      </w:r>
      <w:r w:rsidDel="00000000" w:rsidR="00000000" w:rsidRPr="00000000">
        <w:rPr>
          <w:b w:val="1"/>
          <w:bCs w:val="1"/>
          <w:rtl w:val="0"/>
        </w:rPr>
        <w:t xml:space="preserve">flood risk education</w:t>
      </w:r>
      <w:r w:rsidDel="00000000" w:rsidR="00000000" w:rsidRPr="00000000">
        <w:rPr>
          <w:rtl w:val="0"/>
        </w:rPr>
        <w:t xml:space="preserve"> and </w:t>
      </w:r>
      <w:r w:rsidDel="00000000" w:rsidR="00000000" w:rsidRPr="00000000">
        <w:rPr>
          <w:b w:val="1"/>
          <w:bCs w:val="1"/>
          <w:rtl w:val="0"/>
        </w:rPr>
        <w:t xml:space="preserve">emergency response </w:t>
      </w:r>
      <w:r w:rsidDel="00000000" w:rsidR="00000000" w:rsidRPr="00000000">
        <w:rPr>
          <w:rtl w:val="0"/>
        </w:rPr>
        <w:t xml:space="preserve">funding are policy programming that is not a measurable metric across scenarios, </w:t>
      </w:r>
      <w:r w:rsidDel="00000000" w:rsidR="00000000" w:rsidRPr="00000000">
        <w:rPr>
          <w:b w:val="1"/>
          <w:bCs w:val="1"/>
          <w:rtl w:val="0"/>
        </w:rPr>
        <w:t xml:space="preserve">flood risk attenuation</w:t>
      </w:r>
      <w:r w:rsidDel="00000000" w:rsidR="00000000" w:rsidRPr="00000000">
        <w:rPr>
          <w:rtl w:val="0"/>
        </w:rPr>
        <w:t xml:space="preserve"> will be explored as a metric under the EJ and Vulnerable Communities criterion via research on land-use and/or management changes, both upstream and in-Delta. Each scenario's flood risk attenuation potential will be communicated compared to baseline.</w:t>
      </w:r>
    </w:p>
    <w:p w:rsidR="00000000" w:rsidDel="00000000" w:rsidP="00000000" w:rsidRDefault="00000000" w:rsidRPr="00000000" w14:paraId="00000909">
      <w:pPr>
        <w:pStyle w:val="Heading2"/>
        <w:rPr/>
      </w:pPr>
      <w:bookmarkStart w:colFirst="0" w:colLast="0" w:name="_prrz5no4vwap" w:id="69"/>
      <w:bookmarkEnd w:id="69"/>
      <w:r w:rsidDel="00000000" w:rsidR="00000000" w:rsidRPr="00000000">
        <w:rPr>
          <w:rtl w:val="0"/>
        </w:rPr>
        <w:t xml:space="preserve">Priority: Ecological Restoration and Recovery</w:t>
      </w:r>
    </w:p>
    <w:p w:rsidR="00000000" w:rsidDel="00000000" w:rsidP="00000000" w:rsidRDefault="00000000" w:rsidRPr="00000000" w14:paraId="0000090A">
      <w:pPr>
        <w:rPr/>
      </w:pPr>
      <w:r w:rsidDel="00000000" w:rsidR="00000000" w:rsidRPr="00000000">
        <w:rPr>
          <w:rtl w:val="0"/>
        </w:rPr>
        <w:t xml:space="preserve">EJ workshop participants prioritized ecological restoration and recovery in terms of </w:t>
      </w:r>
      <w:r w:rsidDel="00000000" w:rsidR="00000000" w:rsidRPr="00000000">
        <w:rPr>
          <w:b w:val="1"/>
          <w:bCs w:val="1"/>
          <w:rtl w:val="0"/>
        </w:rPr>
        <w:t xml:space="preserve">future-oriented</w:t>
      </w:r>
      <w:r w:rsidDel="00000000" w:rsidR="00000000" w:rsidRPr="00000000">
        <w:rPr>
          <w:rtl w:val="0"/>
        </w:rPr>
        <w:t xml:space="preserve"> design strategies that assume future climate change, </w:t>
      </w:r>
      <w:r w:rsidDel="00000000" w:rsidR="00000000" w:rsidRPr="00000000">
        <w:rPr>
          <w:b w:val="1"/>
          <w:bCs w:val="1"/>
          <w:rtl w:val="0"/>
        </w:rPr>
        <w:t xml:space="preserve">process-oriented</w:t>
      </w:r>
      <w:r w:rsidDel="00000000" w:rsidR="00000000" w:rsidRPr="00000000">
        <w:rPr>
          <w:rtl w:val="0"/>
        </w:rPr>
        <w:t xml:space="preserve"> design of holistic restoration, and </w:t>
      </w:r>
      <w:r w:rsidDel="00000000" w:rsidR="00000000" w:rsidRPr="00000000">
        <w:rPr>
          <w:b w:val="1"/>
          <w:bCs w:val="1"/>
          <w:rtl w:val="0"/>
        </w:rPr>
        <w:t xml:space="preserve">green infrastructure</w:t>
      </w:r>
      <w:r w:rsidDel="00000000" w:rsidR="00000000" w:rsidRPr="00000000">
        <w:rPr>
          <w:rtl w:val="0"/>
        </w:rPr>
        <w:t xml:space="preserve"> in terms of multifunctional, nature-based adaptations in both urban and rural environments.</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The </w:t>
      </w:r>
      <w:r w:rsidDel="00000000" w:rsidR="00000000" w:rsidRPr="00000000">
        <w:rPr>
          <w:b w:val="1"/>
          <w:bCs w:val="1"/>
          <w:rtl w:val="0"/>
        </w:rPr>
        <w:t xml:space="preserve">future-oriented</w:t>
      </w:r>
      <w:r w:rsidDel="00000000" w:rsidR="00000000" w:rsidRPr="00000000">
        <w:rPr>
          <w:rtl w:val="0"/>
        </w:rPr>
        <w:t xml:space="preserve"> and </w:t>
      </w:r>
      <w:r w:rsidDel="00000000" w:rsidR="00000000" w:rsidRPr="00000000">
        <w:rPr>
          <w:b w:val="1"/>
          <w:bCs w:val="1"/>
          <w:rtl w:val="0"/>
        </w:rPr>
        <w:t xml:space="preserve">process-oriented</w:t>
      </w:r>
      <w:r w:rsidDel="00000000" w:rsidR="00000000" w:rsidRPr="00000000">
        <w:rPr>
          <w:rtl w:val="0"/>
        </w:rPr>
        <w:t xml:space="preserve"> priorities of ecological restoration are project process goals, rather than measurable scenario metrics. These priorities are already being implemented in the Just Transitions in the Delta project via the core and variety of scenarios: all scenarios are future-oriented, exploring conditions under climate change assumptions, and specific scenarios (Eco Machine and New Green Watershed) explore restoration options.</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The priority </w:t>
      </w:r>
      <w:r w:rsidDel="00000000" w:rsidR="00000000" w:rsidRPr="00000000">
        <w:rPr>
          <w:b w:val="1"/>
          <w:bCs w:val="1"/>
          <w:rtl w:val="0"/>
        </w:rPr>
        <w:t xml:space="preserve">green infrastructure</w:t>
      </w:r>
      <w:r w:rsidDel="00000000" w:rsidR="00000000" w:rsidRPr="00000000">
        <w:rPr>
          <w:rtl w:val="0"/>
        </w:rPr>
        <w:t xml:space="preserve"> will be addressed via scenario narrative; Eco Machine and New Green Watershed have specific amounts of restoration classified as green infrastructure, detailed by the ecology team.</w:t>
      </w:r>
    </w:p>
    <w:p w:rsidR="00000000" w:rsidDel="00000000" w:rsidP="00000000" w:rsidRDefault="00000000" w:rsidRPr="00000000" w14:paraId="0000090F">
      <w:pPr>
        <w:pStyle w:val="Heading2"/>
        <w:rPr/>
      </w:pPr>
      <w:bookmarkStart w:colFirst="0" w:colLast="0" w:name="_9x0wdm513mss" w:id="70"/>
      <w:bookmarkEnd w:id="70"/>
      <w:r w:rsidDel="00000000" w:rsidR="00000000" w:rsidRPr="00000000">
        <w:rPr>
          <w:rtl w:val="0"/>
        </w:rPr>
        <w:t xml:space="preserve">Priority: Ecocultural Restoration and Indigenous Sovereignty</w:t>
      </w:r>
    </w:p>
    <w:p w:rsidR="00000000" w:rsidDel="00000000" w:rsidP="00000000" w:rsidRDefault="00000000" w:rsidRPr="00000000" w14:paraId="00000910">
      <w:pPr>
        <w:rPr/>
      </w:pPr>
      <w:r w:rsidDel="00000000" w:rsidR="00000000" w:rsidRPr="00000000">
        <w:rPr>
          <w:rtl w:val="0"/>
        </w:rPr>
        <w:t xml:space="preserve">Ecocultural Restoration and Indigenous Sovereignty was highlighted at the EJ workshop as a strong priority. While this is inherently an EJ topic, the Just Transitions in the Delta team has created a separate criterion in order to appropriately address Ecocultural Restoration and Indigenous Sovereignty with the utmost importance, respect, and collaboration with Tribal and Indigenous communities.</w:t>
      </w:r>
    </w:p>
    <w:p w:rsidR="00000000" w:rsidDel="00000000" w:rsidP="00000000" w:rsidRDefault="00000000" w:rsidRPr="00000000" w14:paraId="00000911">
      <w:pPr>
        <w:pStyle w:val="Heading2"/>
        <w:rPr/>
      </w:pPr>
      <w:bookmarkStart w:colFirst="0" w:colLast="0" w:name="_2xv41zdv0btj" w:id="71"/>
      <w:bookmarkEnd w:id="71"/>
      <w:r w:rsidDel="00000000" w:rsidR="00000000" w:rsidRPr="00000000">
        <w:rPr>
          <w:rtl w:val="0"/>
        </w:rPr>
        <w:t xml:space="preserve">Priority: Sustainable Economy and Economic Transitions</w:t>
      </w:r>
    </w:p>
    <w:p w:rsidR="00000000" w:rsidDel="00000000" w:rsidP="00000000" w:rsidRDefault="00000000" w:rsidRPr="00000000" w14:paraId="00000912">
      <w:pPr>
        <w:rPr/>
      </w:pPr>
      <w:r w:rsidDel="00000000" w:rsidR="00000000" w:rsidRPr="00000000">
        <w:rPr>
          <w:rtl w:val="0"/>
        </w:rPr>
        <w:t xml:space="preserve">Economic priority was expressed as interest in </w:t>
      </w:r>
      <w:r w:rsidDel="00000000" w:rsidR="00000000" w:rsidRPr="00000000">
        <w:rPr>
          <w:b w:val="1"/>
          <w:bCs w:val="1"/>
          <w:rtl w:val="0"/>
        </w:rPr>
        <w:t xml:space="preserve">affordability</w:t>
      </w:r>
      <w:r w:rsidDel="00000000" w:rsidR="00000000" w:rsidRPr="00000000">
        <w:rPr>
          <w:rtl w:val="0"/>
        </w:rPr>
        <w:t xml:space="preserve"> of clean water, </w:t>
      </w:r>
      <w:r w:rsidDel="00000000" w:rsidR="00000000" w:rsidRPr="00000000">
        <w:rPr>
          <w:b w:val="1"/>
          <w:bCs w:val="1"/>
          <w:rtl w:val="0"/>
        </w:rPr>
        <w:t xml:space="preserve">agricultural operations</w:t>
      </w:r>
      <w:r w:rsidDel="00000000" w:rsidR="00000000" w:rsidRPr="00000000">
        <w:rPr>
          <w:rtl w:val="0"/>
        </w:rPr>
        <w:t xml:space="preserve">, </w:t>
      </w:r>
      <w:r w:rsidDel="00000000" w:rsidR="00000000" w:rsidRPr="00000000">
        <w:rPr>
          <w:b w:val="1"/>
          <w:bCs w:val="1"/>
          <w:rtl w:val="0"/>
        </w:rPr>
        <w:t xml:space="preserve">energy projects,</w:t>
      </w:r>
      <w:r w:rsidDel="00000000" w:rsidR="00000000" w:rsidRPr="00000000">
        <w:rPr>
          <w:rtl w:val="0"/>
        </w:rPr>
        <w:t xml:space="preserve"> and </w:t>
      </w:r>
      <w:r w:rsidDel="00000000" w:rsidR="00000000" w:rsidRPr="00000000">
        <w:rPr>
          <w:b w:val="1"/>
          <w:bCs w:val="1"/>
          <w:rtl w:val="0"/>
        </w:rPr>
        <w:t xml:space="preserve">watershed economics</w:t>
      </w:r>
      <w:r w:rsidDel="00000000" w:rsidR="00000000" w:rsidRPr="00000000">
        <w:rPr>
          <w:rtl w:val="0"/>
        </w:rPr>
        <w:t xml:space="preserve"> beyond the legal Delta.</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While aspects of </w:t>
      </w:r>
      <w:r w:rsidDel="00000000" w:rsidR="00000000" w:rsidRPr="00000000">
        <w:rPr>
          <w:b w:val="1"/>
          <w:bCs w:val="1"/>
          <w:rtl w:val="0"/>
        </w:rPr>
        <w:t xml:space="preserve">energy</w:t>
      </w:r>
      <w:r w:rsidDel="00000000" w:rsidR="00000000" w:rsidRPr="00000000">
        <w:rPr>
          <w:rtl w:val="0"/>
        </w:rPr>
        <w:t xml:space="preserve"> generation, such as land-use changes that may affect the availability of wind and solar farms, as well as effects of dam operations on hydropower, may be affected by the scenarios under consideration, this is ultimately out of scope of the Just Transitions in the Delta project.</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commentRangeStart w:id="10"/>
      <w:r w:rsidDel="00000000" w:rsidR="00000000" w:rsidRPr="00000000">
        <w:rPr>
          <w:b w:val="1"/>
          <w:bCs w:val="1"/>
          <w:rtl w:val="0"/>
        </w:rPr>
        <w:t xml:space="preserve">Agricultural operations</w:t>
      </w:r>
      <w:r w:rsidDel="00000000" w:rsidR="00000000" w:rsidRPr="00000000">
        <w:rPr>
          <w:rtl w:val="0"/>
        </w:rPr>
        <w:t xml:space="preserve"> will be addressed by the economics team, as well as </w:t>
      </w:r>
      <w:r w:rsidDel="00000000" w:rsidR="00000000" w:rsidRPr="00000000">
        <w:rPr>
          <w:b w:val="1"/>
          <w:bCs w:val="1"/>
          <w:rtl w:val="0"/>
        </w:rPr>
        <w:t xml:space="preserve">future crop</w:t>
      </w:r>
      <w:r w:rsidDel="00000000" w:rsidR="00000000" w:rsidRPr="00000000">
        <w:rPr>
          <w:rtl w:val="0"/>
        </w:rPr>
        <w:t xml:space="preserve"> yield. However, the current modeling techniques proposed by the economics team focus on the legal Delta, and therefore </w:t>
      </w:r>
      <w:r w:rsidDel="00000000" w:rsidR="00000000" w:rsidRPr="00000000">
        <w:rPr>
          <w:b w:val="1"/>
          <w:bCs w:val="1"/>
          <w:rtl w:val="0"/>
        </w:rPr>
        <w:t xml:space="preserve">watershed economics</w:t>
      </w:r>
      <w:r w:rsidDel="00000000" w:rsidR="00000000" w:rsidRPr="00000000">
        <w:rPr>
          <w:rtl w:val="0"/>
        </w:rPr>
        <w:t xml:space="preserve"> will not be addressed</w:t>
      </w:r>
      <w:commentRangeEnd w:id="10"/>
      <w:r w:rsidDel="00000000" w:rsidR="00000000" w:rsidRPr="00000000">
        <w:commentReference w:id="10"/>
      </w:r>
      <w:r w:rsidDel="00000000" w:rsidR="00000000" w:rsidRPr="00000000">
        <w:rPr>
          <w:rtl w:val="0"/>
        </w:rPr>
        <w:t xml:space="preserve">.</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b w:val="1"/>
          <w:bCs w:val="1"/>
          <w:rtl w:val="0"/>
        </w:rPr>
        <w:t xml:space="preserve">Affordability</w:t>
      </w:r>
      <w:r w:rsidDel="00000000" w:rsidR="00000000" w:rsidRPr="00000000">
        <w:rPr>
          <w:rtl w:val="0"/>
        </w:rPr>
        <w:t xml:space="preserve"> of clean water will not be addressed due to a lack of accessible data. The assumptions are that as water quality decreases, cost of water increases due to the increased need for sanitization or replacement (e.g., trucking in potable water). Cost increases burden different places in different proportions. However, the Delta drinking water systems are split; roughly half of the in-Delta communities are served by municipal systems, but the other half are served by private wells. The cost differential is unknown and potentially vast, between water treatment and outright replacement. Private well data is not accessible. Therefore, affordability will not be assessed as a metric.</w:t>
      </w:r>
      <w:r w:rsidDel="00000000" w:rsidR="00000000" w:rsidRPr="00000000">
        <w:rPr>
          <w:rtl w:val="0"/>
        </w:rPr>
      </w:r>
    </w:p>
    <w:sectPr>
      <w:headerReference r:id="rId31"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shley N. DePew" w:id="4" w:date="2026-09-03T19:43:48Z">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 say this?</w:t>
      </w:r>
    </w:p>
  </w:comment>
  <w:comment w:author="Ashley N. DePew" w:id="5" w:date="2026-09-12T02:26:08Z">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"mailto:bmilligan@ucdavis.edu" </w:instrText>
      </w:r>
      <w:bookmarkStart w:colFirst="0" w:colLast="0" w:name="x2reqx5rmq1j" w:id="0"/>
      <w:r w:rsidDel="00000000" w:rsidR="00000000" w:rsidRPr="00000000">
        <w:fldChar w:fldCharType="separate"/>
      </w:r>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@bmilligan@ucdavis.edu</w:t>
      </w:r>
      <w:r w:rsidDel="00000000" w:rsidR="00000000" w:rsidRPr="00000000">
        <w:fldChar w:fldCharType="end"/>
      </w:r>
    </w:p>
  </w:comment>
  <w:comment w:author="Ashley N. DePew" w:id="3" w:date="2026-09-14T00:27:35Z">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"mailto:bmilligan@ucdavis.edu" </w:instrText>
      </w:r>
      <w:bookmarkStart w:colFirst="0" w:colLast="0" w:name="bep6fg6nv9pf" w:id="1"/>
      <w:r w:rsidDel="00000000" w:rsidR="00000000" w:rsidRPr="00000000">
        <w:fldChar w:fldCharType="separate"/>
      </w:r>
      <w:bookmarkEnd w:i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@bmilligan@ucdavis.edu</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overall section is re-written; I noted where the section ends (info below is being retained until final version)</w:t>
      </w:r>
    </w:p>
  </w:comment>
  <w:comment w:author="Ashley N. DePew" w:id="0" w:date="2026-08-17T19:26:52Z">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grab from dissertation</w:t>
      </w:r>
    </w:p>
  </w:comment>
  <w:comment w:author="Ashley N. DePew" w:id="6" w:date="2026-08-25T03:22:27Z">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identical to eco machine</w:t>
      </w:r>
    </w:p>
  </w:comment>
  <w:comment w:author="Brett Milligan" w:id="7" w:date="2026-08-25T18:19:01Z">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I think its ok and helpful to draw those comparisons, rather than only describing the scenario in relation to BAU.  If scenarios do similar things/show similar results, that is very useful to include here (likely more useful than not drawing those comparisons and contrasts across scenarios, which I think should be the focus of this closing section.</w:t>
      </w:r>
    </w:p>
  </w:comment>
  <w:comment w:author="Ashley N. DePew" w:id="1" w:date="2026-08-17T19:16:10Z">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grab from dissertation</w:t>
      </w:r>
    </w:p>
  </w:comment>
  <w:comment w:author="Ashley N. DePew" w:id="8" w:date="2026-08-25T16:00:02Z">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wetlands do this, or just wet soil ag?</w:t>
      </w:r>
    </w:p>
  </w:comment>
  <w:comment w:author="Brett Milligan" w:id="9" w:date="2026-08-25T18:21:13Z">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Wetlands generally reverse subsidence more than wet soil ag, which usually just stops it.  This is why we have proposed wetlands in the most deeply subsided tracts and the tracts that are most important for water supply.  See DIA land use adaptation sectional drawing on the website for more detail on these rates.</w:t>
      </w:r>
    </w:p>
  </w:comment>
  <w:comment w:author="Ashley N. DePew" w:id="10" w:date="2026-08-05T22:13:27Z">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w:t>
      </w:r>
    </w:p>
  </w:comment>
  <w:comment w:author="Ashley N. DePew" w:id="2" w:date="2026-08-17T19:27:02Z">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grab from dissertation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91F" w15:done="0"/>
  <w15:commentEx w15:paraId="00000920" w15:paraIdParent="0000091F" w15:done="0"/>
  <w15:commentEx w15:paraId="00000921" w15:done="0"/>
  <w15:commentEx w15:paraId="00000922" w15:done="0"/>
  <w15:commentEx w15:paraId="00000923" w15:done="0"/>
  <w15:commentEx w15:paraId="00000924" w15:paraIdParent="00000923" w15:done="0"/>
  <w15:commentEx w15:paraId="00000925" w15:done="0"/>
  <w15:commentEx w15:paraId="00000926" w15:done="0"/>
  <w15:commentEx w15:paraId="00000927" w15:paraIdParent="00000926" w15:done="0"/>
  <w15:commentEx w15:paraId="00000928" w15:done="0"/>
  <w15:commentEx w15:paraId="00000929"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03T19:43:48Z"/>
  <w16cex:commentExtensible w16cex:durableId="00000002" w16cex:dateUtc="2026-09-12T02:26:08Z"/>
  <w16cex:commentExtensible w16cex:durableId="00000003" w16cex:dateUtc="2026-09-14T00:27:35Z"/>
  <w16cex:commentExtensible w16cex:durableId="00000004" w16cex:dateUtc="2026-08-17T19:26:52Z"/>
  <w16cex:commentExtensible w16cex:durableId="00000005" w16cex:dateUtc="2026-08-25T03:22:27Z"/>
  <w16cex:commentExtensible w16cex:durableId="00000006" w16cex:dateUtc="2026-08-25T18:19:01Z"/>
  <w16cex:commentExtensible w16cex:durableId="00000007" w16cex:dateUtc="2026-08-17T19:16:10Z"/>
  <w16cex:commentExtensible w16cex:durableId="00000008" w16cex:dateUtc="2026-08-25T16:00:02Z"/>
  <w16cex:commentExtensible w16cex:durableId="00000009" w16cex:dateUtc="2026-08-25T18:21:13Z"/>
  <w16cex:commentExtensible w16cex:durableId="0000000A" w16cex:dateUtc="2026-08-05T22:13:27Z"/>
  <w16cex:commentExtensible w16cex:durableId="0000000B" w16cex:dateUtc="2026-08-17T19:27:02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91F" w16cid:durableId="00000001"/>
  <w16cid:commentId w16cid:paraId="00000920" w16cid:durableId="00000002"/>
  <w16cid:commentId w16cid:paraId="00000921" w16cid:durableId="00000003"/>
  <w16cid:commentId w16cid:paraId="00000922" w16cid:durableId="00000004"/>
  <w16cid:commentId w16cid:paraId="00000923" w16cid:durableId="00000005"/>
  <w16cid:commentId w16cid:paraId="00000924" w16cid:durableId="00000006"/>
  <w16cid:commentId w16cid:paraId="00000925" w16cid:durableId="00000007"/>
  <w16cid:commentId w16cid:paraId="00000926" w16cid:durableId="00000008"/>
  <w16cid:commentId w16cid:paraId="00000927" w16cid:durableId="00000009"/>
  <w16cid:commentId w16cid:paraId="00000928" w16cid:durableId="0000000A"/>
  <w16cid:commentId w16cid:paraId="00000929" w16cid:durableId="0000000B"/>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91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There were no exceedances in highest vulnerability zones in any of the three tiered outflow runs.</w:t>
      </w:r>
    </w:p>
  </w:footnote>
  <w:footnote w:id="3">
    <w:p w:rsidR="00000000" w:rsidDel="00000000" w:rsidP="00000000" w:rsidRDefault="00000000" w:rsidRPr="00000000" w14:paraId="0000091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There were no exceedances in highest vulnerability zones in any of the adaptation scenario runs.</w:t>
      </w:r>
    </w:p>
  </w:footnote>
  <w:footnote w:id="1">
    <w:p w:rsidR="00000000" w:rsidDel="00000000" w:rsidP="00000000" w:rsidRDefault="00000000" w:rsidRPr="00000000" w14:paraId="0000091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Results with greater variation will have a scoring scale that reflects greater percentages of change between each score; alternatively, when observing very little variation in the results, the scoring scale will reflect smaller percentages of change between each score. This is to ensure the scoring accurately captures performance comparatively, as well as the nuance within those performances.</w:t>
      </w:r>
    </w:p>
  </w:footnote>
  <w:footnote w:id="4">
    <w:p w:rsidR="00000000" w:rsidDel="00000000" w:rsidP="00000000" w:rsidRDefault="00000000" w:rsidRPr="00000000" w14:paraId="0000091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Flood Risk was not assessed in the tiered outflow analysis, and therefore there is not a comparative scenario ranking.</w:t>
      </w:r>
    </w:p>
  </w:footnote>
  <w:footnote w:id="0">
    <w:p w:rsidR="00000000" w:rsidDel="00000000" w:rsidP="00000000" w:rsidRDefault="00000000" w:rsidRPr="00000000" w14:paraId="0000091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Water age data for Calling on Reserves was only available through 2019 at time of this analysis, and water age data for A Tunnel was not available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19">
    <w:pPr>
      <w:rPr/>
    </w:pPr>
    <w:r w:rsidDel="00000000" w:rsidR="00000000" w:rsidRPr="00000000">
      <w:rPr>
        <w:rFonts w:ascii="Arial" w:cs="Arial" w:eastAsia="Arial" w:hAnsi="Arial"/>
      </w:rPr>
      <w:drawing>
        <wp:inline distB="114300" distT="114300" distL="114300" distR="114300">
          <wp:extent cx="629778" cy="319088"/>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29778" cy="3190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Proxima Nova" w:cs="Proxima Nova" w:eastAsia="Proxima Nova" w:hAnsi="Proxima Nova"/>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Times New Roman" w:cs="Times New Roman" w:eastAsia="Times New Roman" w:hAnsi="Times New Roman"/>
      <w:sz w:val="52"/>
      <w:szCs w:val="52"/>
    </w:rPr>
  </w:style>
  <w:style w:type="paragraph" w:styleId="Subtitle">
    <w:name w:val="Subtitle"/>
    <w:basedOn w:val="Normal"/>
    <w:next w:val="Normal"/>
    <w:pPr>
      <w:keepNext w:val="1"/>
      <w:keepLines w:val="1"/>
      <w:spacing w:after="320" w:lineRule="auto"/>
      <w:jc w:val="center"/>
    </w:pPr>
    <w:rPr>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hyperlink" Target="https://www.waterboards.ca.gov/drinking_water/certlic/drinkingwater/saferdashboard.html" TargetMode="External"/><Relationship Id="rId21" Type="http://schemas.openxmlformats.org/officeDocument/2006/relationships/hyperlink" Target="https://www.waterboards.ca.gov/drinking_water/certlic/drinkingwater/documents/2025-needs/saferdashboardug.pdf" TargetMode="External"/><Relationship Id="rId24" Type="http://schemas.openxmlformats.org/officeDocument/2006/relationships/image" Target="media/image1.png"/><Relationship Id="rId23" Type="http://schemas.openxmlformats.org/officeDocument/2006/relationships/hyperlink" Target="https://www.waterboards.ca.gov/drinking_water/certlic/drinkingwater/saferdashboard.htm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8/08/relationships/commentsExtensible" Target="commentsExtensible.xml"/><Relationship Id="rId26" Type="http://schemas.openxmlformats.org/officeDocument/2006/relationships/image" Target="media/image4.png"/><Relationship Id="rId25" Type="http://schemas.openxmlformats.org/officeDocument/2006/relationships/hyperlink" Target="https://deltascience.shinyapps.io/Delta_vulnerability_map/" TargetMode="External"/><Relationship Id="rId28" Type="http://schemas.openxmlformats.org/officeDocument/2006/relationships/hyperlink" Target="https://www.sciencedirect.com/science/article/pii/S0048969719343839?via%3Dihub" TargetMode="External"/><Relationship Id="rId27" Type="http://schemas.openxmlformats.org/officeDocument/2006/relationships/hyperlink" Target="https://link.springer.com/article/10.1007/s12237-026-01783-6" TargetMode="External"/><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hyperlink" Target="https://essopenarchive.org/doi/pdf/10.22541/essoar.176495220.03206867/v1?download=true" TargetMode="External"/><Relationship Id="rId7" Type="http://schemas.openxmlformats.org/officeDocument/2006/relationships/styles" Target="styles.xml"/><Relationship Id="rId8" Type="http://schemas.microsoft.com/office/2011/relationships/commentsExtended" Target="commentsExtended.xml"/><Relationship Id="rId31" Type="http://schemas.openxmlformats.org/officeDocument/2006/relationships/header" Target="header1.xml"/><Relationship Id="rId30" Type="http://schemas.openxmlformats.org/officeDocument/2006/relationships/hyperlink" Target="https://www.waterboards.ca.gov/waterrights/water_issues/programs/bay_delta/california_waterfix/exhibits/docs/petitioners_exhibit/dwr/dwr_565.pdf" TargetMode="External"/><Relationship Id="rId11" Type="http://schemas.openxmlformats.org/officeDocument/2006/relationships/hyperlink" Target="https://deltacouncil.ca.gov/environmental-justice" TargetMode="External"/><Relationship Id="rId10" Type="http://schemas.microsoft.com/office/2016/09/relationships/commentsIds" Target="commentsIds.xml"/><Relationship Id="rId13" Type="http://schemas.openxmlformats.org/officeDocument/2006/relationships/hyperlink" Target="https://deltascience.shinyapps.io/Delta_vulnerability_map/" TargetMode="External"/><Relationship Id="rId12" Type="http://schemas.openxmlformats.org/officeDocument/2006/relationships/hyperlink" Target="https://deltacouncil.ca.gov/pdf/delta-plan/2021-06-25-delta-adapts-vulnerability-assessment.pdf" TargetMode="External"/><Relationship Id="rId15" Type="http://schemas.openxmlformats.org/officeDocument/2006/relationships/hyperlink" Target="https://deltacouncil.ca.gov/environmental-justice" TargetMode="External"/><Relationship Id="rId14" Type="http://schemas.openxmlformats.org/officeDocument/2006/relationships/hyperlink" Target="https://deltascience.shinyapps.io/Delta_vulnerability_map/" TargetMode="External"/><Relationship Id="rId17" Type="http://schemas.openxmlformats.org/officeDocument/2006/relationships/hyperlink" Target="https://deltascience.shinyapps.io/Delta_vulnerability_map/" TargetMode="External"/><Relationship Id="rId16" Type="http://schemas.openxmlformats.org/officeDocument/2006/relationships/hyperlink" Target="https://deltacouncil.ca.gov/pdf/delta-plan/2021-06-25-delta-adapts-vulnerability-assessment.pdf" TargetMode="External"/><Relationship Id="rId19" Type="http://schemas.openxmlformats.org/officeDocument/2006/relationships/hyperlink" Target="https://www.waterboards.ca.gov/water_issues/programs/grants_loans/sustainable_water_solutions/safer.html" TargetMode="External"/><Relationship Id="rId18" Type="http://schemas.openxmlformats.org/officeDocument/2006/relationships/hyperlink" Target="https://www.waterboards.ca.gov/water_issues/programs/grants_loans/sustainable_water_solutions/safer.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